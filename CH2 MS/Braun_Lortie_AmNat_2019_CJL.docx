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DCD7D0" w14:textId="7083064E" w:rsidR="00B51372" w:rsidRDefault="00B51372" w:rsidP="00707480">
      <w:pPr>
        <w:pStyle w:val="Heading1"/>
        <w:spacing w:line="480" w:lineRule="auto"/>
        <w:rPr>
          <w:ins w:id="0" w:author="zenrunner" w:date="2019-02-13T12:52:00Z"/>
          <w:i/>
        </w:rPr>
      </w:pPr>
      <w:bookmarkStart w:id="1" w:name="_Toc532565882"/>
      <w:r w:rsidRPr="000813FC">
        <w:t xml:space="preserve">Disentangling the drivers and trade-offs of pollinator-mediated interactions between </w:t>
      </w:r>
      <w:r w:rsidR="002F7618">
        <w:t>the foundation shrub C</w:t>
      </w:r>
      <w:r w:rsidRPr="000813FC">
        <w:t>reosote bush (</w:t>
      </w:r>
      <w:proofErr w:type="spellStart"/>
      <w:r w:rsidRPr="00D43A8A">
        <w:rPr>
          <w:i/>
        </w:rPr>
        <w:t>Larrea</w:t>
      </w:r>
      <w:proofErr w:type="spellEnd"/>
      <w:r w:rsidRPr="00D43A8A">
        <w:rPr>
          <w:i/>
        </w:rPr>
        <w:t xml:space="preserve"> </w:t>
      </w:r>
      <w:proofErr w:type="spellStart"/>
      <w:r w:rsidRPr="00D43A8A">
        <w:rPr>
          <w:i/>
        </w:rPr>
        <w:t>tridentata</w:t>
      </w:r>
      <w:proofErr w:type="spellEnd"/>
      <w:r w:rsidRPr="000813FC">
        <w:t xml:space="preserve">) </w:t>
      </w:r>
      <w:bookmarkEnd w:id="1"/>
      <w:r w:rsidR="002F7618">
        <w:t xml:space="preserve">and the annual </w:t>
      </w:r>
      <w:r w:rsidR="00886F90">
        <w:t>desert dandelion (</w:t>
      </w:r>
      <w:proofErr w:type="spellStart"/>
      <w:r w:rsidR="00886F90">
        <w:rPr>
          <w:i/>
        </w:rPr>
        <w:t>Malacothrix</w:t>
      </w:r>
      <w:proofErr w:type="spellEnd"/>
      <w:r w:rsidR="00886F90">
        <w:rPr>
          <w:i/>
        </w:rPr>
        <w:t xml:space="preserve"> </w:t>
      </w:r>
      <w:proofErr w:type="spellStart"/>
      <w:r w:rsidR="00886F90">
        <w:rPr>
          <w:i/>
        </w:rPr>
        <w:t>glabrata</w:t>
      </w:r>
      <w:proofErr w:type="spellEnd"/>
      <w:r w:rsidR="00886F90">
        <w:rPr>
          <w:i/>
        </w:rPr>
        <w:t>)</w:t>
      </w:r>
      <w:ins w:id="2" w:author="zenrunner" w:date="2019-02-13T12:52:00Z">
        <w:r w:rsidR="000A24EC">
          <w:rPr>
            <w:i/>
          </w:rPr>
          <w:t>.</w:t>
        </w:r>
      </w:ins>
    </w:p>
    <w:p w14:paraId="7D20DB1E" w14:textId="77777777" w:rsidR="000A24EC" w:rsidRPr="000A24EC" w:rsidRDefault="000A24EC" w:rsidP="000A24EC">
      <w:pPr>
        <w:pPrChange w:id="3" w:author="zenrunner" w:date="2019-02-13T12:52:00Z">
          <w:pPr>
            <w:pStyle w:val="Heading1"/>
            <w:spacing w:line="480" w:lineRule="auto"/>
          </w:pPr>
        </w:pPrChange>
      </w:pPr>
    </w:p>
    <w:p w14:paraId="6050122A" w14:textId="77777777" w:rsidR="00BA618F" w:rsidRDefault="008C5DBD" w:rsidP="00BA618F">
      <w:r>
        <w:t>Pollinator competition is a trade-off of</w:t>
      </w:r>
      <w:r w:rsidR="00BA618F">
        <w:t xml:space="preserve"> </w:t>
      </w:r>
      <w:r w:rsidR="002E2F93">
        <w:t>foundation plant facilitation</w:t>
      </w:r>
    </w:p>
    <w:p w14:paraId="7AD5B9A9" w14:textId="77777777" w:rsidR="00BA618F" w:rsidRPr="00BA618F" w:rsidRDefault="002E2F93" w:rsidP="00BA618F">
      <w:r>
        <w:t xml:space="preserve">Blooming intensifies pollinator-mediated competition in a nurse facilitation system </w:t>
      </w:r>
    </w:p>
    <w:p w14:paraId="74407184" w14:textId="77777777" w:rsidR="00B51372" w:rsidRDefault="00A52269" w:rsidP="00707480">
      <w:pPr>
        <w:pStyle w:val="Heading1"/>
        <w:spacing w:line="480" w:lineRule="auto"/>
      </w:pPr>
      <w:r>
        <w:t>Research article</w:t>
      </w:r>
    </w:p>
    <w:p w14:paraId="674FCF29" w14:textId="77777777" w:rsidR="00A52269" w:rsidRDefault="00A52269" w:rsidP="00A52269"/>
    <w:p w14:paraId="7BCB3B9F" w14:textId="35572581" w:rsidR="00A52269" w:rsidRDefault="00A52269" w:rsidP="00A52269">
      <w:r w:rsidRPr="00A52269">
        <w:rPr>
          <w:b/>
        </w:rPr>
        <w:t>Keywords:</w:t>
      </w:r>
      <w:r>
        <w:t xml:space="preserve"> Pollination, competition, </w:t>
      </w:r>
      <w:r w:rsidR="001D25D5">
        <w:t xml:space="preserve">facilitation, </w:t>
      </w:r>
      <w:proofErr w:type="spellStart"/>
      <w:r w:rsidR="001D25D5" w:rsidRPr="001D25D5">
        <w:rPr>
          <w:i/>
        </w:rPr>
        <w:t>Larrea</w:t>
      </w:r>
      <w:proofErr w:type="spellEnd"/>
      <w:r w:rsidR="001D25D5" w:rsidRPr="001D25D5">
        <w:rPr>
          <w:i/>
        </w:rPr>
        <w:t xml:space="preserve"> </w:t>
      </w:r>
      <w:proofErr w:type="spellStart"/>
      <w:r w:rsidR="001D25D5" w:rsidRPr="001D25D5">
        <w:rPr>
          <w:i/>
        </w:rPr>
        <w:t>tridentata</w:t>
      </w:r>
      <w:proofErr w:type="spellEnd"/>
      <w:r>
        <w:t>, arid environments, community assembly</w:t>
      </w:r>
      <w:ins w:id="4" w:author="zenrunner" w:date="2019-02-13T12:52:00Z">
        <w:r w:rsidR="000D7B6D">
          <w:t>, deserts, net interactions</w:t>
        </w:r>
      </w:ins>
    </w:p>
    <w:p w14:paraId="3EBB39E6" w14:textId="77777777" w:rsidR="00A52269" w:rsidRDefault="00A52269" w:rsidP="00A52269"/>
    <w:p w14:paraId="2FA8FF34" w14:textId="77777777" w:rsidR="00A52269" w:rsidRDefault="00A52269" w:rsidP="00A52269">
      <w:r>
        <w:t>There are x number of words in the main body of the text.</w:t>
      </w:r>
      <w:r w:rsidR="00B15520">
        <w:t xml:space="preserve"> 5793</w:t>
      </w:r>
    </w:p>
    <w:p w14:paraId="01532EC8" w14:textId="77777777" w:rsidR="00A52269" w:rsidRDefault="00A52269" w:rsidP="00A52269"/>
    <w:p w14:paraId="6F366DAB" w14:textId="77777777" w:rsidR="00B51372" w:rsidRDefault="00A52269" w:rsidP="00A52269">
      <w:pPr>
        <w:rPr>
          <w:sz w:val="28"/>
          <w:szCs w:val="28"/>
        </w:rPr>
      </w:pPr>
      <w:r>
        <w:t>List of all the elements of the manuscript:</w:t>
      </w:r>
    </w:p>
    <w:p w14:paraId="161A301C" w14:textId="77777777" w:rsidR="00B51372" w:rsidRDefault="00B51372" w:rsidP="00707480">
      <w:pPr>
        <w:spacing w:line="480" w:lineRule="auto"/>
        <w:rPr>
          <w:sz w:val="28"/>
          <w:szCs w:val="28"/>
        </w:rPr>
      </w:pPr>
    </w:p>
    <w:p w14:paraId="05B47246" w14:textId="77777777" w:rsidR="00B51372" w:rsidRDefault="00B51372" w:rsidP="00707480">
      <w:pPr>
        <w:spacing w:line="480" w:lineRule="auto"/>
        <w:rPr>
          <w:sz w:val="28"/>
          <w:szCs w:val="28"/>
        </w:rPr>
      </w:pPr>
    </w:p>
    <w:p w14:paraId="7690A192" w14:textId="1A2504F4" w:rsidR="00B51372" w:rsidRDefault="00D97DB3" w:rsidP="00707480">
      <w:pPr>
        <w:spacing w:line="480" w:lineRule="auto"/>
        <w:rPr>
          <w:ins w:id="5" w:author="zenrunner" w:date="2019-02-13T12:51:00Z"/>
          <w:sz w:val="28"/>
          <w:szCs w:val="28"/>
        </w:rPr>
      </w:pPr>
      <w:ins w:id="6" w:author="zenrunner" w:date="2019-02-13T12:51:00Z">
        <w:r>
          <w:rPr>
            <w:sz w:val="28"/>
            <w:szCs w:val="28"/>
          </w:rPr>
          <w:t xml:space="preserve">Authors </w:t>
        </w:r>
        <w:r w:rsidRPr="00D97DB3">
          <w:rPr>
            <w:rFonts w:hint="eastAsia"/>
            <w:sz w:val="28"/>
            <w:szCs w:val="28"/>
          </w:rPr>
          <w:sym w:font="Wingdings" w:char="F04A"/>
        </w:r>
      </w:ins>
    </w:p>
    <w:p w14:paraId="26FB8C58" w14:textId="393E4518" w:rsidR="00D97DB3" w:rsidRDefault="00D97DB3" w:rsidP="00707480">
      <w:pPr>
        <w:spacing w:line="480" w:lineRule="auto"/>
        <w:rPr>
          <w:sz w:val="28"/>
          <w:szCs w:val="28"/>
        </w:rPr>
      </w:pPr>
      <w:ins w:id="7" w:author="zenrunner" w:date="2019-02-13T12:52:00Z">
        <w:r>
          <w:rPr>
            <w:sz w:val="28"/>
            <w:szCs w:val="28"/>
          </w:rPr>
          <w:t xml:space="preserve">Here is my </w:t>
        </w:r>
        <w:proofErr w:type="spellStart"/>
        <w:r>
          <w:rPr>
            <w:sz w:val="28"/>
            <w:szCs w:val="28"/>
          </w:rPr>
          <w:t>orcid</w:t>
        </w:r>
        <w:proofErr w:type="spellEnd"/>
        <w:r>
          <w:rPr>
            <w:sz w:val="28"/>
            <w:szCs w:val="28"/>
          </w:rPr>
          <w:t xml:space="preserve"> when you submit: </w:t>
        </w:r>
        <w:r w:rsidRPr="00D97DB3">
          <w:rPr>
            <w:sz w:val="28"/>
            <w:szCs w:val="28"/>
          </w:rPr>
          <w:t>https://orcid.org/0000-0002-4291-7023</w:t>
        </w:r>
      </w:ins>
    </w:p>
    <w:p w14:paraId="25935C72" w14:textId="77777777" w:rsidR="00B51372" w:rsidRDefault="00B51372" w:rsidP="00707480">
      <w:pPr>
        <w:spacing w:line="480" w:lineRule="auto"/>
        <w:rPr>
          <w:sz w:val="28"/>
          <w:szCs w:val="28"/>
        </w:rPr>
      </w:pPr>
    </w:p>
    <w:p w14:paraId="214E4560" w14:textId="77777777" w:rsidR="00B51372" w:rsidRDefault="00B51372" w:rsidP="00707480">
      <w:pPr>
        <w:spacing w:line="480" w:lineRule="auto"/>
        <w:rPr>
          <w:sz w:val="28"/>
          <w:szCs w:val="28"/>
        </w:rPr>
      </w:pPr>
    </w:p>
    <w:p w14:paraId="52C8440C" w14:textId="77777777" w:rsidR="00B51372" w:rsidRDefault="00B51372" w:rsidP="00707480">
      <w:pPr>
        <w:spacing w:line="480" w:lineRule="auto"/>
        <w:rPr>
          <w:sz w:val="28"/>
          <w:szCs w:val="28"/>
        </w:rPr>
      </w:pPr>
    </w:p>
    <w:p w14:paraId="67E767D5" w14:textId="77777777" w:rsidR="00B51372" w:rsidRDefault="00B51372" w:rsidP="00707480">
      <w:pPr>
        <w:spacing w:line="480" w:lineRule="auto"/>
        <w:rPr>
          <w:sz w:val="28"/>
          <w:szCs w:val="28"/>
        </w:rPr>
      </w:pPr>
    </w:p>
    <w:p w14:paraId="338750AA" w14:textId="77777777" w:rsidR="00B51372" w:rsidDel="00665A85" w:rsidRDefault="00B51372" w:rsidP="00707480">
      <w:pPr>
        <w:spacing w:line="480" w:lineRule="auto"/>
        <w:rPr>
          <w:del w:id="8" w:author="zenrunner" w:date="2019-02-13T12:52:00Z"/>
          <w:sz w:val="28"/>
          <w:szCs w:val="28"/>
        </w:rPr>
      </w:pPr>
    </w:p>
    <w:p w14:paraId="692E4E04" w14:textId="77777777" w:rsidR="00B51372" w:rsidRPr="000813FC" w:rsidRDefault="00B51372" w:rsidP="001467D2">
      <w:pPr>
        <w:pStyle w:val="Heading2"/>
        <w:spacing w:line="480" w:lineRule="auto"/>
      </w:pPr>
      <w:bookmarkStart w:id="9" w:name="_Toc532565883"/>
      <w:r w:rsidRPr="000813FC">
        <w:t>Abstract</w:t>
      </w:r>
      <w:bookmarkEnd w:id="9"/>
    </w:p>
    <w:p w14:paraId="3073DB80" w14:textId="4CE68F93" w:rsidR="00B51372" w:rsidRDefault="00CB0B98" w:rsidP="00707480">
      <w:pPr>
        <w:spacing w:line="480" w:lineRule="auto"/>
      </w:pPr>
      <w:r>
        <w:t>In arid ecosystems</w:t>
      </w:r>
      <w:ins w:id="10" w:author="zenrunner" w:date="2019-02-13T12:53:00Z">
        <w:r w:rsidR="00013615">
          <w:t>,</w:t>
        </w:r>
      </w:ins>
      <w:r w:rsidR="00B51372">
        <w:t xml:space="preserve"> </w:t>
      </w:r>
      <w:r w:rsidR="006F3E99">
        <w:t xml:space="preserve">shrub facilitation is a </w:t>
      </w:r>
      <w:r w:rsidR="00C33506">
        <w:t>critical</w:t>
      </w:r>
      <w:r w:rsidR="000D4B8B">
        <w:t xml:space="preserve"> process driving plant</w:t>
      </w:r>
      <w:r w:rsidR="00B51372">
        <w:t xml:space="preserve"> co</w:t>
      </w:r>
      <w:r w:rsidR="00C33506">
        <w:t>mmunity structure and assembly</w:t>
      </w:r>
      <w:ins w:id="11" w:author="zenrunner" w:date="2019-02-13T13:02:00Z">
        <w:r w:rsidR="00685F79">
          <w:t>. Thes</w:t>
        </w:r>
      </w:ins>
      <w:ins w:id="12" w:author="zenrunner" w:date="2019-02-13T13:03:00Z">
        <w:r w:rsidR="00A90F57">
          <w:t>e</w:t>
        </w:r>
      </w:ins>
      <w:ins w:id="13" w:author="zenrunner" w:date="2019-02-13T13:02:00Z">
        <w:r w:rsidR="00685F79">
          <w:t xml:space="preserve"> effects can </w:t>
        </w:r>
      </w:ins>
      <w:del w:id="14" w:author="zenrunner" w:date="2019-02-13T13:02:00Z">
        <w:r w:rsidDel="00685F79">
          <w:delText>,</w:delText>
        </w:r>
        <w:r w:rsidR="00C33506" w:rsidDel="00685F79">
          <w:delText xml:space="preserve"> </w:delText>
        </w:r>
      </w:del>
      <w:del w:id="15" w:author="zenrunner" w:date="2019-02-13T13:03:00Z">
        <w:r w:rsidR="00C33506" w:rsidDel="00685F79">
          <w:delText xml:space="preserve">which </w:delText>
        </w:r>
      </w:del>
      <w:r w:rsidR="00C33506">
        <w:t>lead</w:t>
      </w:r>
      <w:del w:id="16" w:author="zenrunner" w:date="2019-02-13T13:03:00Z">
        <w:r w:rsidR="00C33506" w:rsidDel="00A90F57">
          <w:delText>s</w:delText>
        </w:r>
      </w:del>
      <w:r w:rsidR="00C33506">
        <w:t xml:space="preserve"> </w:t>
      </w:r>
      <w:r w:rsidR="006F3E99">
        <w:t xml:space="preserve">to </w:t>
      </w:r>
      <w:ins w:id="17" w:author="zenrunner" w:date="2019-02-13T13:03:00Z">
        <w:r w:rsidR="00922668">
          <w:t xml:space="preserve">increased </w:t>
        </w:r>
      </w:ins>
      <w:del w:id="18" w:author="zenrunner" w:date="2019-02-13T13:03:00Z">
        <w:r w:rsidR="006F3E99" w:rsidDel="00922668">
          <w:delText xml:space="preserve">concentrations </w:delText>
        </w:r>
      </w:del>
      <w:ins w:id="19" w:author="zenrunner" w:date="2019-02-13T13:03:00Z">
        <w:r w:rsidR="00922668">
          <w:t xml:space="preserve">densities </w:t>
        </w:r>
      </w:ins>
      <w:r w:rsidR="006F3E99">
        <w:t>of annual</w:t>
      </w:r>
      <w:ins w:id="20" w:author="zenrunner" w:date="2019-02-13T13:03:00Z">
        <w:r w:rsidR="001D52E5">
          <w:t xml:space="preserve"> plants</w:t>
        </w:r>
      </w:ins>
      <w:del w:id="21" w:author="zenrunner" w:date="2019-02-13T13:03:00Z">
        <w:r w:rsidR="006F3E99" w:rsidDel="001D52E5">
          <w:delText>s</w:delText>
        </w:r>
      </w:del>
      <w:r w:rsidR="006F3E99">
        <w:t xml:space="preserve"> beneath the shrub canopies.</w:t>
      </w:r>
      <w:r w:rsidR="000D4B8B">
        <w:t xml:space="preserve"> Pollinator-mediated interactions have fitness consequences for </w:t>
      </w:r>
      <w:del w:id="22" w:author="zenrunner" w:date="2019-02-13T13:04:00Z">
        <w:r w:rsidR="000D4B8B" w:rsidDel="009E6FC0">
          <w:delText xml:space="preserve">their </w:delText>
        </w:r>
      </w:del>
      <w:r w:rsidR="000D4B8B">
        <w:t>participants</w:t>
      </w:r>
      <w:r w:rsidR="00031BF0">
        <w:t xml:space="preserve"> but are</w:t>
      </w:r>
      <w:del w:id="23" w:author="zenrunner" w:date="2019-02-13T13:04:00Z">
        <w:r w:rsidR="00031BF0" w:rsidDel="009E6FC0">
          <w:delText xml:space="preserve"> a</w:delText>
        </w:r>
      </w:del>
      <w:r w:rsidR="00031BF0">
        <w:t xml:space="preserve"> largely</w:t>
      </w:r>
      <w:r w:rsidR="006A3C91">
        <w:t xml:space="preserve"> unexplored </w:t>
      </w:r>
      <w:ins w:id="24" w:author="zenrunner" w:date="2019-02-13T13:04:00Z">
        <w:r w:rsidR="009E6FC0">
          <w:t xml:space="preserve">as an </w:t>
        </w:r>
      </w:ins>
      <w:r w:rsidR="006A3C91">
        <w:t>indirect consequence of shrub-annual facilitation. W</w:t>
      </w:r>
      <w:r w:rsidR="00060485">
        <w:t xml:space="preserve">e tested the capacity of the geographically </w:t>
      </w:r>
      <w:r w:rsidR="00031BF0">
        <w:t>widespread</w:t>
      </w:r>
      <w:r w:rsidR="00060485">
        <w:t xml:space="preserve"> Creosote bush</w:t>
      </w:r>
      <w:ins w:id="25" w:author="zenrunner" w:date="2019-02-13T13:04:00Z">
        <w:r w:rsidR="00692ED2">
          <w:t>,</w:t>
        </w:r>
      </w:ins>
      <w:r w:rsidR="00060485">
        <w:t xml:space="preserve"> </w:t>
      </w:r>
      <w:proofErr w:type="spellStart"/>
      <w:r w:rsidR="00060485">
        <w:rPr>
          <w:i/>
        </w:rPr>
        <w:t>Larrea</w:t>
      </w:r>
      <w:proofErr w:type="spellEnd"/>
      <w:r w:rsidR="00060485">
        <w:rPr>
          <w:i/>
        </w:rPr>
        <w:t xml:space="preserve"> </w:t>
      </w:r>
      <w:proofErr w:type="spellStart"/>
      <w:r w:rsidR="00060485">
        <w:rPr>
          <w:i/>
        </w:rPr>
        <w:t>tridentata</w:t>
      </w:r>
      <w:proofErr w:type="spellEnd"/>
      <w:ins w:id="26" w:author="zenrunner" w:date="2019-02-13T13:04:00Z">
        <w:r w:rsidR="00692ED2">
          <w:rPr>
            <w:i/>
          </w:rPr>
          <w:t>,</w:t>
        </w:r>
      </w:ins>
      <w:r w:rsidR="00060485">
        <w:t xml:space="preserve"> to influence the pollination of its annual understory </w:t>
      </w:r>
      <w:r w:rsidR="00B51372">
        <w:t>during its phenological shift into</w:t>
      </w:r>
      <w:r w:rsidR="00031BF0">
        <w:t xml:space="preserve"> spring</w:t>
      </w:r>
      <w:r w:rsidR="00B51372">
        <w:t xml:space="preserve"> flowering. </w:t>
      </w:r>
      <w:proofErr w:type="gramStart"/>
      <w:ins w:id="27" w:author="zenrunner" w:date="2019-02-13T13:05:00Z">
        <w:r w:rsidR="00056202">
          <w:t xml:space="preserve">Quick statement here how tested – </w:t>
        </w:r>
        <w:proofErr w:type="spellStart"/>
        <w:r w:rsidR="00056202">
          <w:t>ie</w:t>
        </w:r>
        <w:proofErr w:type="spellEnd"/>
        <w:r w:rsidR="00056202">
          <w:t xml:space="preserve"> visitation and pollen were tracked to target individuals under shrubs and in the open etc.</w:t>
        </w:r>
        <w:proofErr w:type="gramEnd"/>
        <w:r w:rsidR="00056202">
          <w:t xml:space="preserve"> </w:t>
        </w:r>
      </w:ins>
      <w:r w:rsidR="00B51372" w:rsidRPr="00B914AF">
        <w:t xml:space="preserve">In this system, we </w:t>
      </w:r>
      <w:del w:id="28" w:author="zenrunner" w:date="2019-02-13T13:05:00Z">
        <w:r w:rsidR="00B51372" w:rsidRPr="00B914AF" w:rsidDel="00E81CAF">
          <w:delText xml:space="preserve">found </w:delText>
        </w:r>
      </w:del>
      <w:ins w:id="29" w:author="zenrunner" w:date="2019-02-13T13:05:00Z">
        <w:r w:rsidR="00E81CAF">
          <w:t>confirmed</w:t>
        </w:r>
        <w:r w:rsidR="00E81CAF" w:rsidRPr="00B914AF">
          <w:t xml:space="preserve"> </w:t>
        </w:r>
      </w:ins>
      <w:r w:rsidR="00B51372" w:rsidRPr="00B914AF">
        <w:t xml:space="preserve">that </w:t>
      </w:r>
      <w:r w:rsidR="00B51372" w:rsidRPr="00B914AF">
        <w:rPr>
          <w:i/>
        </w:rPr>
        <w:t xml:space="preserve">L. </w:t>
      </w:r>
      <w:proofErr w:type="spellStart"/>
      <w:r w:rsidR="00B51372" w:rsidRPr="00B914AF">
        <w:rPr>
          <w:i/>
        </w:rPr>
        <w:t>tridentata</w:t>
      </w:r>
      <w:proofErr w:type="spellEnd"/>
      <w:r w:rsidR="00B51372" w:rsidRPr="00B914AF">
        <w:t xml:space="preserve"> </w:t>
      </w:r>
      <w:r w:rsidR="00B51372">
        <w:t>had</w:t>
      </w:r>
      <w:r w:rsidR="00B51372" w:rsidRPr="00B914AF">
        <w:t xml:space="preserve"> a positive ecological effect on annual </w:t>
      </w:r>
      <w:r w:rsidR="00B51372">
        <w:t>plant cover</w:t>
      </w:r>
      <w:ins w:id="30" w:author="zenrunner" w:date="2019-02-13T13:06:00Z">
        <w:r w:rsidR="00E42CD9">
          <w:t xml:space="preserve">. This shrub species also facilitated </w:t>
        </w:r>
      </w:ins>
      <w:del w:id="31" w:author="zenrunner" w:date="2019-02-13T13:05:00Z">
        <w:r w:rsidR="00B51372" w:rsidDel="00E42CD9">
          <w:delText>,</w:delText>
        </w:r>
      </w:del>
      <w:del w:id="32" w:author="zenrunner" w:date="2019-02-13T13:06:00Z">
        <w:r w:rsidR="00B51372" w:rsidRPr="00B914AF" w:rsidDel="00E42CD9">
          <w:delText xml:space="preserve"> </w:delText>
        </w:r>
        <w:r w:rsidR="00B51372" w:rsidDel="00E42CD9">
          <w:delText xml:space="preserve">as well as </w:delText>
        </w:r>
        <w:r w:rsidR="00B51372" w:rsidRPr="00B914AF" w:rsidDel="00E42CD9">
          <w:delText xml:space="preserve">the </w:delText>
        </w:r>
      </w:del>
      <w:r w:rsidR="00B51372">
        <w:t xml:space="preserve">abundance and </w:t>
      </w:r>
      <w:r w:rsidR="006F3E99">
        <w:t>richness</w:t>
      </w:r>
      <w:r w:rsidR="00B51372">
        <w:t xml:space="preserve"> </w:t>
      </w:r>
      <w:del w:id="33" w:author="zenrunner" w:date="2019-02-13T13:06:00Z">
        <w:r w:rsidR="00B51372" w:rsidDel="00E42CD9">
          <w:delText xml:space="preserve">of the </w:delText>
        </w:r>
        <w:r w:rsidR="00B51372" w:rsidRPr="00B914AF" w:rsidDel="00E42CD9">
          <w:delText xml:space="preserve">arthropod community </w:delText>
        </w:r>
      </w:del>
      <w:r w:rsidR="00B51372" w:rsidRPr="00B914AF">
        <w:t xml:space="preserve">but </w:t>
      </w:r>
      <w:del w:id="34" w:author="zenrunner" w:date="2019-02-13T13:06:00Z">
        <w:r w:rsidR="00B51372" w:rsidRPr="00B914AF" w:rsidDel="00E42CD9">
          <w:delText xml:space="preserve">that it </w:delText>
        </w:r>
        <w:r w:rsidR="00B51372" w:rsidDel="00E42CD9">
          <w:delText xml:space="preserve">also </w:delText>
        </w:r>
      </w:del>
      <w:r w:rsidR="00B51372" w:rsidRPr="00B914AF">
        <w:t xml:space="preserve">had indirect negative effects on </w:t>
      </w:r>
      <w:ins w:id="35" w:author="zenrunner" w:date="2019-02-13T13:07:00Z">
        <w:r w:rsidR="0047675D">
          <w:t xml:space="preserve">net rates of </w:t>
        </w:r>
      </w:ins>
      <w:r w:rsidR="00B51372" w:rsidRPr="00B914AF">
        <w:t xml:space="preserve">pollinator visitation to </w:t>
      </w:r>
      <w:ins w:id="36" w:author="zenrunner" w:date="2019-02-13T13:07:00Z">
        <w:r w:rsidR="004F5A01">
          <w:t>the</w:t>
        </w:r>
      </w:ins>
      <w:del w:id="37" w:author="zenrunner" w:date="2019-02-13T13:07:00Z">
        <w:r w:rsidR="00B51372" w:rsidRPr="00B914AF" w:rsidDel="004F5A01">
          <w:delText>a</w:delText>
        </w:r>
      </w:del>
      <w:r w:rsidR="00B51372" w:rsidRPr="00B914AF">
        <w:t xml:space="preserve"> representative flowering annual</w:t>
      </w:r>
      <w:r w:rsidR="00B51372">
        <w:t xml:space="preserve"> plant</w:t>
      </w:r>
      <w:ins w:id="38" w:author="zenrunner" w:date="2019-02-13T13:07:00Z">
        <w:r w:rsidR="004F5A01">
          <w:t xml:space="preserve"> species we tested. </w:t>
        </w:r>
        <w:proofErr w:type="gramStart"/>
        <w:r w:rsidR="004F5A01">
          <w:t>This indirect negative effect</w:t>
        </w:r>
      </w:ins>
      <w:ins w:id="39" w:author="zenrunner" w:date="2019-02-13T13:06:00Z">
        <w:r w:rsidR="0047675D">
          <w:t xml:space="preserve"> </w:t>
        </w:r>
      </w:ins>
      <w:ins w:id="40" w:author="zenrunner" w:date="2019-02-13T13:07:00Z">
        <w:r w:rsidR="00FF69FB">
          <w:t>of interference?</w:t>
        </w:r>
        <w:proofErr w:type="gramEnd"/>
        <w:r w:rsidR="00FF69FB">
          <w:t xml:space="preserve"> </w:t>
        </w:r>
      </w:ins>
      <w:del w:id="41" w:author="zenrunner" w:date="2019-02-13T13:06:00Z">
        <w:r w:rsidR="00060485" w:rsidDel="0047675D">
          <w:delText xml:space="preserve"> which </w:delText>
        </w:r>
      </w:del>
      <w:proofErr w:type="gramStart"/>
      <w:r w:rsidR="00060485">
        <w:t>intensifie</w:t>
      </w:r>
      <w:r w:rsidR="00621234">
        <w:t>d</w:t>
      </w:r>
      <w:proofErr w:type="gramEnd"/>
      <w:r w:rsidR="00621234">
        <w:t xml:space="preserve"> when </w:t>
      </w:r>
      <w:r w:rsidR="00621234" w:rsidRPr="00031BF0">
        <w:rPr>
          <w:i/>
        </w:rPr>
        <w:t xml:space="preserve">L. </w:t>
      </w:r>
      <w:proofErr w:type="spellStart"/>
      <w:r w:rsidR="00621234" w:rsidRPr="00031BF0">
        <w:rPr>
          <w:i/>
        </w:rPr>
        <w:t>tridentata</w:t>
      </w:r>
      <w:proofErr w:type="spellEnd"/>
      <w:r w:rsidR="00621234">
        <w:t xml:space="preserve"> bloomed</w:t>
      </w:r>
      <w:r w:rsidR="00B51372">
        <w:t>. These finding suggest</w:t>
      </w:r>
      <w:r w:rsidR="00B51372" w:rsidRPr="00B914AF">
        <w:t xml:space="preserve"> that the net </w:t>
      </w:r>
      <w:r w:rsidR="00B51372">
        <w:t>outcome of association</w:t>
      </w:r>
      <w:r w:rsidR="00B51372" w:rsidRPr="00B914AF">
        <w:t xml:space="preserve"> with foundation plant species can be positive or negative depending on both the life-history stage of the protégé species tested and on the phenology of the foundation species. There is the capacity for these trade-offs to be widespread and an increasing focus on further </w:t>
      </w:r>
      <w:r w:rsidR="00B51372">
        <w:t>documenting these</w:t>
      </w:r>
      <w:r w:rsidR="00B51372" w:rsidRPr="00B914AF">
        <w:t xml:space="preserve"> trade-offs will advance both </w:t>
      </w:r>
      <w:ins w:id="42" w:author="zenrunner" w:date="2019-02-13T13:08:00Z">
        <w:r w:rsidR="005F091F">
          <w:t xml:space="preserve">ecological </w:t>
        </w:r>
      </w:ins>
      <w:del w:id="43" w:author="zenrunner" w:date="2019-02-13T13:08:00Z">
        <w:r w:rsidR="00B51372" w:rsidRPr="00B914AF" w:rsidDel="001B792B">
          <w:delText xml:space="preserve">facilitation </w:delText>
        </w:r>
      </w:del>
      <w:ins w:id="44" w:author="zenrunner" w:date="2019-02-13T13:08:00Z">
        <w:r w:rsidR="001B792B">
          <w:t>interaction</w:t>
        </w:r>
        <w:r w:rsidR="001B792B" w:rsidRPr="00B914AF">
          <w:t xml:space="preserve"> </w:t>
        </w:r>
      </w:ins>
      <w:r w:rsidR="00B51372" w:rsidRPr="00B914AF">
        <w:t xml:space="preserve">theory and assessment of selection processes that </w:t>
      </w:r>
      <w:del w:id="45" w:author="zenrunner" w:date="2019-02-13T13:08:00Z">
        <w:r w:rsidR="00B51372" w:rsidRPr="00B914AF" w:rsidDel="005F091F">
          <w:delText xml:space="preserve">can </w:delText>
        </w:r>
      </w:del>
      <w:r w:rsidR="00B51372" w:rsidRPr="00B914AF">
        <w:t>drive co-evolutionary relationships between shrubs, annual plants, and pollinators.</w:t>
      </w:r>
      <w:r w:rsidR="00B51372">
        <w:t xml:space="preserve">  </w:t>
      </w:r>
    </w:p>
    <w:p w14:paraId="67B8947D" w14:textId="32A06852" w:rsidR="00B51372" w:rsidRDefault="005F091F" w:rsidP="00707480">
      <w:pPr>
        <w:spacing w:line="480" w:lineRule="auto"/>
      </w:pPr>
      <w:ins w:id="46" w:author="zenrunner" w:date="2019-02-13T13:08:00Z">
        <w:r>
          <w:t>SNAP – love it.</w:t>
        </w:r>
      </w:ins>
    </w:p>
    <w:p w14:paraId="2F257B31" w14:textId="77777777" w:rsidR="00B51372" w:rsidRDefault="00B51372" w:rsidP="00707480">
      <w:pPr>
        <w:spacing w:line="480" w:lineRule="auto"/>
      </w:pPr>
    </w:p>
    <w:p w14:paraId="4BF3E356" w14:textId="77777777" w:rsidR="00B51372" w:rsidRPr="00D967AE" w:rsidRDefault="00B51372" w:rsidP="00CC614D">
      <w:pPr>
        <w:spacing w:line="360" w:lineRule="auto"/>
        <w:rPr>
          <w:b/>
          <w:rPrChange w:id="47" w:author="zenrunner" w:date="2019-02-13T13:08:00Z">
            <w:rPr/>
          </w:rPrChange>
        </w:rPr>
      </w:pPr>
      <w:r>
        <w:br w:type="page"/>
      </w:r>
      <w:bookmarkStart w:id="48" w:name="_Toc532565884"/>
      <w:r w:rsidRPr="00D967AE">
        <w:rPr>
          <w:b/>
          <w:rPrChange w:id="49" w:author="zenrunner" w:date="2019-02-13T13:08:00Z">
            <w:rPr/>
          </w:rPrChange>
        </w:rPr>
        <w:lastRenderedPageBreak/>
        <w:t>Introduction</w:t>
      </w:r>
      <w:bookmarkEnd w:id="48"/>
    </w:p>
    <w:p w14:paraId="66654098" w14:textId="4F61B18F" w:rsidR="00E36FC8" w:rsidRDefault="00302FF2" w:rsidP="00CC614D">
      <w:pPr>
        <w:spacing w:line="360" w:lineRule="auto"/>
      </w:pPr>
      <w:ins w:id="50" w:author="zenrunner" w:date="2019-02-13T13:09:00Z">
        <w:r>
          <w:t xml:space="preserve">Topic sentence first – Positive and negative interactions are </w:t>
        </w:r>
      </w:ins>
      <w:ins w:id="51" w:author="zenrunner" w:date="2019-02-13T13:10:00Z">
        <w:r>
          <w:t xml:space="preserve">fundamental to better understanding </w:t>
        </w:r>
        <w:r w:rsidR="00437733">
          <w:t xml:space="preserve">ecological </w:t>
        </w:r>
        <w:r>
          <w:t>community assembly</w:t>
        </w:r>
        <w:r w:rsidR="00437733">
          <w:t xml:space="preserve"> and evolutionary </w:t>
        </w:r>
      </w:ins>
      <w:ins w:id="52" w:author="zenrunner" w:date="2019-02-13T13:11:00Z">
        <w:r w:rsidR="00437733">
          <w:t xml:space="preserve">processes that influence long-term dynamics in biodiversity.  </w:t>
        </w:r>
        <w:proofErr w:type="gramStart"/>
        <w:r w:rsidR="00437733">
          <w:t>Something like that.</w:t>
        </w:r>
        <w:proofErr w:type="gramEnd"/>
        <w:r w:rsidR="00437733">
          <w:t xml:space="preserve"> </w:t>
        </w:r>
      </w:ins>
      <w:ins w:id="53" w:author="zenrunner" w:date="2019-02-13T13:10:00Z">
        <w:r w:rsidR="0084239A">
          <w:t xml:space="preserve"> </w:t>
        </w:r>
      </w:ins>
      <w:r w:rsidR="00B51372">
        <w:t xml:space="preserve">Foundation species positively influence the structure of the surrounding plant communities by creating locally stable conditions for other species </w:t>
      </w:r>
      <w:r w:rsidR="00192019">
        <w:fldChar w:fldCharType="begin"/>
      </w:r>
      <w:r w:rsidR="005E44FC">
        <w:instrText xml:space="preserve"> ADDIN EN.CITE &lt;EndNote&gt;&lt;Cite&gt;&lt;Author&gt;Ellison&lt;/Author&gt;&lt;Year&gt;2005&lt;/Year&gt;&lt;RecNum&gt;42&lt;/RecNum&gt;&lt;DisplayText&gt;(Ellison et al. 2005)&lt;/DisplayText&gt;&lt;record&gt;&lt;rec-number&gt;42&lt;/rec-number&gt;&lt;foreign-keys&gt;&lt;key app="EN" db-id="efxxxd2elfvxfde05eev9swq9zv0dswrxzp2"&gt;42&lt;/key&gt;&lt;/foreign-keys&gt;&lt;ref-type name="Journal Article"&gt;17&lt;/ref-type&gt;&lt;contributors&gt;&lt;authors&gt;&lt;author&gt;Ellison, Aaron M&lt;/author&gt;&lt;author&gt;Bank, Michael S&lt;/author&gt;&lt;author&gt;Clinton, Barton D&lt;/author&gt;&lt;author&gt;Colburn, Elizabeth A&lt;/author&gt;&lt;author&gt;Elliott, Katherine&lt;/author&gt;&lt;author&gt;Ford, Chelcy R&lt;/author&gt;&lt;author&gt;Foster, David R&lt;/author&gt;&lt;author&gt;Kloeppel, Brian D&lt;/author&gt;&lt;author&gt;Knoepp, Jennifer D&lt;/author&gt;&lt;author&gt;Lovett, Gary M&lt;/author&gt;&lt;/authors&gt;&lt;/contributors&gt;&lt;titles&gt;&lt;title&gt;Loss of foundation species: consequences for the structure and dynamics of forested ecosystems&lt;/title&gt;&lt;secondary-title&gt;Frontiers in Ecology and the Environment&lt;/secondary-title&gt;&lt;/titles&gt;&lt;periodical&gt;&lt;full-title&gt;Frontiers in Ecology and the Environment&lt;/full-title&gt;&lt;/periodical&gt;&lt;pages&gt;479-486&lt;/pages&gt;&lt;volume&gt;3&lt;/volume&gt;&lt;number&gt;9&lt;/number&gt;&lt;dates&gt;&lt;year&gt;2005&lt;/year&gt;&lt;/dates&gt;&lt;isbn&gt;1540-9309&lt;/isbn&gt;&lt;urls&gt;&lt;/urls&gt;&lt;/record&gt;&lt;/Cite&gt;&lt;/EndNote&gt;</w:instrText>
      </w:r>
      <w:r w:rsidR="00192019">
        <w:fldChar w:fldCharType="separate"/>
      </w:r>
      <w:r w:rsidR="005E44FC">
        <w:rPr>
          <w:noProof/>
        </w:rPr>
        <w:t>(</w:t>
      </w:r>
      <w:hyperlink w:anchor="_ENREF_26" w:tooltip="Ellison, 2005 #42" w:history="1">
        <w:r w:rsidR="00663A38">
          <w:rPr>
            <w:noProof/>
          </w:rPr>
          <w:t>Ellison et al. 2005</w:t>
        </w:r>
      </w:hyperlink>
      <w:r w:rsidR="005E44FC">
        <w:rPr>
          <w:noProof/>
        </w:rPr>
        <w:t>)</w:t>
      </w:r>
      <w:r w:rsidR="00192019">
        <w:fldChar w:fldCharType="end"/>
      </w:r>
      <w:r w:rsidR="00B51372">
        <w:t>. In arid envi</w:t>
      </w:r>
      <w:r w:rsidR="00663A38">
        <w:t xml:space="preserve">ronments, foundation shrubs </w:t>
      </w:r>
      <w:r w:rsidR="00B51372">
        <w:t>act as keystone facilitators, directly benefiting associated understory annual plants via multiple mechanistic pathways across all life stages</w:t>
      </w:r>
      <w:r w:rsidR="00663A38">
        <w:t xml:space="preserve"> </w:t>
      </w:r>
      <w:ins w:id="54" w:author="zenrunner" w:date="2019-02-13T13:12:00Z">
        <w:r w:rsidR="003710B5">
          <w:t xml:space="preserve">of the protégé species </w:t>
        </w:r>
      </w:ins>
      <w:r w:rsidR="00192019">
        <w:fldChar w:fldCharType="begin"/>
      </w:r>
      <w:r w:rsidR="005E44FC">
        <w:instrText xml:space="preserve"> ADDIN EN.CITE &lt;EndNote&gt;&lt;Cite&gt;&lt;Author&gt;Filazzola&lt;/Author&gt;&lt;Year&gt;2014&lt;/Year&gt;&lt;RecNum&gt;43&lt;/RecNum&gt;&lt;DisplayText&gt;(Filazzola and Lortie 2014)&lt;/DisplayText&gt;&lt;record&gt;&lt;rec-number&gt;43&lt;/rec-number&gt;&lt;foreign-keys&gt;&lt;key app="EN" db-id="efxxxd2elfvxfde05eev9swq9zv0dswrxzp2"&gt;43&lt;/key&gt;&lt;/foreign-keys&gt;&lt;ref-type name="Journal Article"&gt;17&lt;/ref-type&gt;&lt;contributors&gt;&lt;authors&gt;&lt;author&gt;Filazzola, Alessandro&lt;/author&gt;&lt;author&gt;Lortie, Christopher J&lt;/author&gt;&lt;/authors&gt;&lt;/contributors&gt;&lt;titles&gt;&lt;title&gt;A systematic review and conceptual framework for the mechanistic pathways of nurse plants&lt;/title&gt;&lt;secondary-title&gt;Global Ecology and Biogeography&lt;/secondary-title&gt;&lt;/titles&gt;&lt;periodical&gt;&lt;full-title&gt;Global Ecology and Biogeography&lt;/full-title&gt;&lt;/periodical&gt;&lt;pages&gt;1335-1345&lt;/pages&gt;&lt;volume&gt;23&lt;/volume&gt;&lt;number&gt;12&lt;/number&gt;&lt;dates&gt;&lt;year&gt;2014&lt;/year&gt;&lt;/dates&gt;&lt;isbn&gt;1466-822X&lt;/isbn&gt;&lt;urls&gt;&lt;/urls&gt;&lt;/record&gt;&lt;/Cite&gt;&lt;/EndNote&gt;</w:instrText>
      </w:r>
      <w:r w:rsidR="00192019">
        <w:fldChar w:fldCharType="separate"/>
      </w:r>
      <w:r w:rsidR="005E44FC">
        <w:rPr>
          <w:noProof/>
        </w:rPr>
        <w:t>(</w:t>
      </w:r>
      <w:hyperlink w:anchor="_ENREF_28" w:tooltip="Filazzola, 2014 #43" w:history="1">
        <w:r w:rsidR="00663A38">
          <w:rPr>
            <w:noProof/>
          </w:rPr>
          <w:t>Filazzola and Lortie 2014</w:t>
        </w:r>
      </w:hyperlink>
      <w:r w:rsidR="005E44FC">
        <w:rPr>
          <w:noProof/>
        </w:rPr>
        <w:t>)</w:t>
      </w:r>
      <w:r w:rsidR="00192019">
        <w:fldChar w:fldCharType="end"/>
      </w:r>
      <w:r w:rsidR="00B51372">
        <w:t>. These include stress amelioration</w:t>
      </w:r>
      <w:r w:rsidR="00192019">
        <w:rPr>
          <w:noProof/>
        </w:rPr>
        <w:t xml:space="preserve"> </w:t>
      </w:r>
      <w:r w:rsidR="00192019">
        <w:rPr>
          <w:noProof/>
        </w:rPr>
        <w:fldChar w:fldCharType="begin"/>
      </w:r>
      <w:r w:rsidR="005E44FC">
        <w:rPr>
          <w:noProof/>
        </w:rPr>
        <w:instrText xml:space="preserve"> ADDIN EN.CITE &lt;EndNote&gt;&lt;Cite&gt;&lt;Author&gt;McIntire&lt;/Author&gt;&lt;Year&gt;2014&lt;/Year&gt;&lt;RecNum&gt;17&lt;/RecNum&gt;&lt;DisplayText&gt;(McIntire and Fajardo 2014)&lt;/DisplayText&gt;&lt;record&gt;&lt;rec-number&gt;17&lt;/rec-number&gt;&lt;foreign-keys&gt;&lt;key app="EN" db-id="efxxxd2elfvxfde05eev9swq9zv0dswrxzp2"&gt;17&lt;/key&gt;&lt;/foreign-keys&gt;&lt;ref-type name="Journal Article"&gt;17&lt;/ref-type&gt;&lt;contributors&gt;&lt;authors&gt;&lt;author&gt;McIntire, Eliot JB&lt;/author&gt;&lt;author&gt;Fajardo, Alex&lt;/author&gt;&lt;/authors&gt;&lt;/contributors&gt;&lt;titles&gt;&lt;title&gt;Facilitation as a ubiquitous driver of biodiversity&lt;/title&gt;&lt;secondary-title&gt;New Phytologist&lt;/secondary-title&gt;&lt;/titles&gt;&lt;periodical&gt;&lt;full-title&gt;New Phytologist&lt;/full-title&gt;&lt;/periodical&gt;&lt;pages&gt;403-416&lt;/pages&gt;&lt;volume&gt;201&lt;/volume&gt;&lt;number&gt;2&lt;/number&gt;&lt;dates&gt;&lt;year&gt;2014&lt;/year&gt;&lt;/dates&gt;&lt;isbn&gt;0028-646X&lt;/isbn&gt;&lt;urls&gt;&lt;/urls&gt;&lt;/record&gt;&lt;/Cite&gt;&lt;/EndNote&gt;</w:instrText>
      </w:r>
      <w:r w:rsidR="00192019">
        <w:rPr>
          <w:noProof/>
        </w:rPr>
        <w:fldChar w:fldCharType="separate"/>
      </w:r>
      <w:r w:rsidR="005E44FC">
        <w:rPr>
          <w:noProof/>
        </w:rPr>
        <w:t>(</w:t>
      </w:r>
      <w:hyperlink w:anchor="_ENREF_50" w:tooltip="McIntire, 2014 #17" w:history="1">
        <w:r w:rsidR="00663A38">
          <w:rPr>
            <w:noProof/>
          </w:rPr>
          <w:t>McIntire and Fajardo 2014</w:t>
        </w:r>
      </w:hyperlink>
      <w:r w:rsidR="005E44FC">
        <w:rPr>
          <w:noProof/>
        </w:rPr>
        <w:t>)</w:t>
      </w:r>
      <w:r w:rsidR="00192019">
        <w:rPr>
          <w:noProof/>
        </w:rPr>
        <w:fldChar w:fldCharType="end"/>
      </w:r>
      <w:r w:rsidR="00B51372">
        <w:t>, improved water and nutrient availability</w:t>
      </w:r>
      <w:r w:rsidR="00663A38">
        <w:t xml:space="preserve"> </w:t>
      </w:r>
      <w:r w:rsidR="00192019">
        <w:fldChar w:fldCharType="begin"/>
      </w:r>
      <w:r w:rsidR="005E44FC">
        <w:instrText xml:space="preserve"> ADDIN EN.CITE &lt;EndNote&gt;&lt;Cite&gt;&lt;Author&gt;Franco&lt;/Author&gt;&lt;Year&gt;1994&lt;/Year&gt;&lt;RecNum&gt;226&lt;/RecNum&gt;&lt;DisplayText&gt;(Franco et al. 1994)&lt;/DisplayText&gt;&lt;record&gt;&lt;rec-number&gt;226&lt;/rec-number&gt;&lt;foreign-keys&gt;&lt;key app="EN" db-id="efxxxd2elfvxfde05eev9swq9zv0dswrxzp2"&gt;226&lt;/key&gt;&lt;/foreign-keys&gt;&lt;ref-type name="Journal Article"&gt;17&lt;/ref-type&gt;&lt;contributors&gt;&lt;authors&gt;&lt;author&gt;Franco, AC&lt;/author&gt;&lt;author&gt;De Soyza, AG&lt;/author&gt;&lt;author&gt;Virginia, RA&lt;/author&gt;&lt;author&gt;Reynolds, JF&lt;/author&gt;&lt;author&gt;Whitford, WG&lt;/author&gt;&lt;/authors&gt;&lt;/contributors&gt;&lt;titles&gt;&lt;title&gt;Effects of plant size and water relations on gas exchange and growth of the desert shrub Larrea tridentata&lt;/title&gt;&lt;secondary-title&gt;Oecologia&lt;/secondary-title&gt;&lt;/titles&gt;&lt;periodical&gt;&lt;full-title&gt;Oecologia&lt;/full-title&gt;&lt;/periodical&gt;&lt;pages&gt;171-178&lt;/pages&gt;&lt;volume&gt;97&lt;/volume&gt;&lt;number&gt;2&lt;/number&gt;&lt;dates&gt;&lt;year&gt;1994&lt;/year&gt;&lt;/dates&gt;&lt;isbn&gt;0029-8549&lt;/isbn&gt;&lt;urls&gt;&lt;/urls&gt;&lt;/record&gt;&lt;/Cite&gt;&lt;/EndNote&gt;</w:instrText>
      </w:r>
      <w:r w:rsidR="00192019">
        <w:fldChar w:fldCharType="separate"/>
      </w:r>
      <w:r w:rsidR="005E44FC">
        <w:rPr>
          <w:noProof/>
        </w:rPr>
        <w:t>(</w:t>
      </w:r>
      <w:hyperlink w:anchor="_ENREF_32" w:tooltip="Franco, 1994 #226" w:history="1">
        <w:r w:rsidR="00663A38">
          <w:rPr>
            <w:noProof/>
          </w:rPr>
          <w:t>Franco et al. 1994</w:t>
        </w:r>
      </w:hyperlink>
      <w:r w:rsidR="005E44FC">
        <w:rPr>
          <w:noProof/>
        </w:rPr>
        <w:t>)</w:t>
      </w:r>
      <w:r w:rsidR="00192019">
        <w:fldChar w:fldCharType="end"/>
      </w:r>
      <w:r w:rsidR="00B51372">
        <w:t>, and seed trapping</w:t>
      </w:r>
      <w:r w:rsidR="00663A38">
        <w:t xml:space="preserve"> </w:t>
      </w:r>
      <w:r w:rsidR="00192019">
        <w:fldChar w:fldCharType="begin"/>
      </w:r>
      <w:r w:rsidR="005E44FC">
        <w:instrText xml:space="preserve"> ADDIN EN.CITE &lt;EndNote&gt;&lt;Cite&gt;&lt;Author&gt;Flores&lt;/Author&gt;&lt;Year&gt;2003&lt;/Year&gt;&lt;RecNum&gt;227&lt;/RecNum&gt;&lt;DisplayText&gt;(Flores and Jurado 2003)&lt;/DisplayText&gt;&lt;record&gt;&lt;rec-number&gt;227&lt;/rec-number&gt;&lt;foreign-keys&gt;&lt;key app="EN" db-id="efxxxd2elfvxfde05eev9swq9zv0dswrxzp2"&gt;227&lt;/key&gt;&lt;/foreign-keys&gt;&lt;ref-type name="Journal Article"&gt;17&lt;/ref-type&gt;&lt;contributors&gt;&lt;authors&gt;&lt;author&gt;Flores, Joel&lt;/author&gt;&lt;author&gt;Jurado, Enrique&lt;/author&gt;&lt;/authors&gt;&lt;/contributors&gt;&lt;titles&gt;&lt;title&gt;Are nurse‐protégé interactions more common among plants from arid environments?&lt;/title&gt;&lt;secondary-title&gt;Journal of Vegetation Science&lt;/secondary-title&gt;&lt;/titles&gt;&lt;periodical&gt;&lt;full-title&gt;Journal of Vegetation Science&lt;/full-title&gt;&lt;/periodical&gt;&lt;pages&gt;911-916&lt;/pages&gt;&lt;volume&gt;14&lt;/volume&gt;&lt;number&gt;6&lt;/number&gt;&lt;dates&gt;&lt;year&gt;2003&lt;/year&gt;&lt;/dates&gt;&lt;isbn&gt;1100-9233&lt;/isbn&gt;&lt;urls&gt;&lt;/urls&gt;&lt;/record&gt;&lt;/Cite&gt;&lt;/EndNote&gt;</w:instrText>
      </w:r>
      <w:r w:rsidR="00192019">
        <w:fldChar w:fldCharType="separate"/>
      </w:r>
      <w:r w:rsidR="005E44FC">
        <w:rPr>
          <w:noProof/>
        </w:rPr>
        <w:t>(</w:t>
      </w:r>
      <w:hyperlink w:anchor="_ENREF_31" w:tooltip="Flores, 2003 #227" w:history="1">
        <w:r w:rsidR="00663A38">
          <w:rPr>
            <w:noProof/>
          </w:rPr>
          <w:t>Flores and Jurado 2003</w:t>
        </w:r>
      </w:hyperlink>
      <w:r w:rsidR="005E44FC">
        <w:rPr>
          <w:noProof/>
        </w:rPr>
        <w:t>)</w:t>
      </w:r>
      <w:r w:rsidR="00192019">
        <w:fldChar w:fldCharType="end"/>
      </w:r>
      <w:r w:rsidR="00B51372">
        <w:t xml:space="preserve">. Direct interactions between shrubs and annuals can be simultaneously facilitative and competitive </w:t>
      </w:r>
      <w:r w:rsidR="00192019">
        <w:fldChar w:fldCharType="begin">
          <w:fldData xml:space="preserve">PEVuZE5vdGU+PENpdGU+PEF1dGhvcj5CZXJ0bmVzczwvQXV0aG9yPjxZZWFyPjE5OTQ8L1llYXI+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</w:fldData>
        </w:fldChar>
      </w:r>
      <w:r w:rsidR="005E44FC">
        <w:instrText xml:space="preserve"> ADDIN EN.CITE </w:instrText>
      </w:r>
      <w:r w:rsidR="005E44FC">
        <w:fldChar w:fldCharType="begin">
          <w:fldData xml:space="preserve">PEVuZE5vdGU+PENpdGU+PEF1dGhvcj5CZXJ0bmVzczwvQXV0aG9yPjxZZWFyPjE5OTQ8L1llYXI+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</w:fldData>
        </w:fldChar>
      </w:r>
      <w:r w:rsidR="005E44FC">
        <w:instrText xml:space="preserve"> ADDIN EN.CITE.DATA </w:instrText>
      </w:r>
      <w:r w:rsidR="005E44FC">
        <w:fldChar w:fldCharType="end"/>
      </w:r>
      <w:r w:rsidR="00192019">
        <w:fldChar w:fldCharType="separate"/>
      </w:r>
      <w:r w:rsidR="005E44FC">
        <w:rPr>
          <w:noProof/>
        </w:rPr>
        <w:t>(</w:t>
      </w:r>
      <w:hyperlink w:anchor="_ENREF_6" w:tooltip="Bertness, 1994 #129" w:history="1">
        <w:r w:rsidR="00663A38">
          <w:rPr>
            <w:noProof/>
          </w:rPr>
          <w:t>Bertness and Callaway 1994</w:t>
        </w:r>
      </w:hyperlink>
      <w:r w:rsidR="005E44FC">
        <w:rPr>
          <w:noProof/>
        </w:rPr>
        <w:t xml:space="preserve">; </w:t>
      </w:r>
      <w:hyperlink w:anchor="_ENREF_17" w:tooltip="Callaway, 1997 #132" w:history="1">
        <w:r w:rsidR="00663A38">
          <w:rPr>
            <w:noProof/>
          </w:rPr>
          <w:t>Callaway and Walker 1997a</w:t>
        </w:r>
      </w:hyperlink>
      <w:r w:rsidR="005E44FC">
        <w:rPr>
          <w:noProof/>
        </w:rPr>
        <w:t xml:space="preserve">; </w:t>
      </w:r>
      <w:hyperlink w:anchor="_ENREF_40" w:tooltip="Holzapfel, 1999 #18" w:history="1">
        <w:r w:rsidR="00663A38">
          <w:rPr>
            <w:noProof/>
          </w:rPr>
          <w:t>Holzapfel and Mahall 1999</w:t>
        </w:r>
      </w:hyperlink>
      <w:r w:rsidR="005E44FC">
        <w:rPr>
          <w:noProof/>
        </w:rPr>
        <w:t>)</w:t>
      </w:r>
      <w:r w:rsidR="00192019">
        <w:fldChar w:fldCharType="end"/>
      </w:r>
      <w:ins w:id="55" w:author="zenrunner" w:date="2019-02-13T13:12:00Z">
        <w:r w:rsidR="00317935">
          <w:t xml:space="preserve">.  </w:t>
        </w:r>
      </w:ins>
      <w:del w:id="56" w:author="zenrunner" w:date="2019-02-13T13:12:00Z">
        <w:r w:rsidR="00192019" w:rsidDel="00317935">
          <w:rPr>
            <w:noProof/>
          </w:rPr>
          <w:delText xml:space="preserve">, </w:delText>
        </w:r>
        <w:r w:rsidR="00B51372" w:rsidDel="00317935">
          <w:delText>and i</w:delText>
        </w:r>
      </w:del>
      <w:ins w:id="57" w:author="zenrunner" w:date="2019-02-13T13:12:00Z">
        <w:r w:rsidR="00317935">
          <w:rPr>
            <w:noProof/>
          </w:rPr>
          <w:t>I</w:t>
        </w:r>
      </w:ins>
      <w:r w:rsidR="00B51372">
        <w:t xml:space="preserve">t has </w:t>
      </w:r>
      <w:ins w:id="58" w:author="zenrunner" w:date="2019-02-13T13:12:00Z">
        <w:r w:rsidR="00B3583D">
          <w:t xml:space="preserve">also </w:t>
        </w:r>
      </w:ins>
      <w:r w:rsidR="00B51372">
        <w:t xml:space="preserve">been proposed that the relative importance of negative versus positive effects covaries with abiotic stress </w:t>
      </w:r>
      <w:r w:rsidR="001B7676" w:rsidRPr="00874F65">
        <w:fldChar w:fldCharType="begin">
          <w:fldData xml:space="preserve">PEVuZE5vdGU+PENpdGU+PEF1dGhvcj5CZXJ0bmVzczwvQXV0aG9yPjxZZWFyPjE5OTQ8L1llYXI+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==
</w:fldData>
        </w:fldChar>
      </w:r>
      <w:r w:rsidR="001467D2" w:rsidRPr="00874F65">
        <w:instrText xml:space="preserve"> ADDIN EN.CITE </w:instrText>
      </w:r>
      <w:r w:rsidR="001467D2" w:rsidRPr="00874F65">
        <w:fldChar w:fldCharType="begin">
          <w:fldData xml:space="preserve">PEVuZE5vdGU+PENpdGU+PEF1dGhvcj5CZXJ0bmVzczwvQXV0aG9yPjxZZWFyPjE5OTQ8L1llYXI+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==
</w:fldData>
        </w:fldChar>
      </w:r>
      <w:r w:rsidR="001467D2" w:rsidRPr="00874F65">
        <w:instrText xml:space="preserve"> ADDIN EN.CITE.DATA </w:instrText>
      </w:r>
      <w:r w:rsidR="001467D2" w:rsidRPr="00874F65">
        <w:fldChar w:fldCharType="end"/>
      </w:r>
      <w:r w:rsidR="001B7676" w:rsidRPr="00874F65">
        <w:fldChar w:fldCharType="separate"/>
      </w:r>
      <w:r w:rsidR="001467D2" w:rsidRPr="00874F65">
        <w:rPr>
          <w:noProof/>
        </w:rPr>
        <w:t>(</w:t>
      </w:r>
      <w:hyperlink w:anchor="_ENREF_6" w:tooltip="Bertness, 1994 #129" w:history="1">
        <w:r w:rsidR="00663A38" w:rsidRPr="00874F65">
          <w:rPr>
            <w:noProof/>
          </w:rPr>
          <w:t>Bertness and Callaway 1994</w:t>
        </w:r>
      </w:hyperlink>
      <w:r w:rsidR="001467D2" w:rsidRPr="00874F65">
        <w:rPr>
          <w:noProof/>
        </w:rPr>
        <w:t xml:space="preserve">; </w:t>
      </w:r>
      <w:hyperlink w:anchor="_ENREF_85" w:tooltip="Tielbörger, 2000 #20" w:history="1">
        <w:r w:rsidR="00663A38" w:rsidRPr="00874F65">
          <w:rPr>
            <w:noProof/>
          </w:rPr>
          <w:t>Tielbörger and Kadmon 2000</w:t>
        </w:r>
      </w:hyperlink>
      <w:r w:rsidR="001467D2" w:rsidRPr="00874F65">
        <w:rPr>
          <w:noProof/>
        </w:rPr>
        <w:t>)</w:t>
      </w:r>
      <w:r w:rsidR="001B7676" w:rsidRPr="00874F65">
        <w:fldChar w:fldCharType="end"/>
      </w:r>
      <w:r w:rsidR="001B7676" w:rsidRPr="00874F65">
        <w:t>.</w:t>
      </w:r>
      <w:r w:rsidR="001B7676">
        <w:t xml:space="preserve"> </w:t>
      </w:r>
      <w:r w:rsidR="00B51372">
        <w:t>These complex sets of interactions lead to patterns in species coexistence and structure plant communities</w:t>
      </w:r>
      <w:r w:rsidR="001B7676">
        <w:t xml:space="preserve"> </w:t>
      </w:r>
      <w:r w:rsidR="001B7676">
        <w:fldChar w:fldCharType="begin"/>
      </w:r>
      <w:r w:rsidR="001467D2">
        <w:instrText xml:space="preserve"> ADDIN EN.CITE &lt;EndNote&gt;&lt;Cite&gt;&lt;Author&gt;Brooker&lt;/Author&gt;&lt;Year&gt;2008&lt;/Year&gt;&lt;RecNum&gt;22&lt;/RecNum&gt;&lt;DisplayText&gt;(Valiente‐Banuet and Verdú 2007; Brooker et al. 2008)&lt;/DisplayText&gt;&lt;record&gt;&lt;rec-number&gt;22&lt;/rec-number&gt;&lt;foreign-keys&gt;&lt;key app="EN" db-id="efxxxd2elfvxfde05eev9swq9zv0dswrxzp2"&gt;22&lt;/key&gt;&lt;/foreign-keys&gt;&lt;ref-type name="Journal Article"&gt;17&lt;/ref-type&gt;&lt;contributors&gt;&lt;authors&gt;&lt;author&gt;Brooker, Rob W&lt;/author&gt;&lt;author&gt;Maestre, Fernando T&lt;/author&gt;&lt;author&gt;Callaway, Ragan M&lt;/author&gt;&lt;author&gt;Lortie, Christopher L&lt;/author&gt;&lt;author&gt;Cavieres, Lohengrin A&lt;/author&gt;&lt;author&gt;Kunstler, Georges&lt;/author&gt;&lt;author&gt;Liancourt, Pierre&lt;/author&gt;&lt;author&gt;Tielbörger, Katja&lt;/author&gt;&lt;author&gt;Travis, Justin MJ&lt;/author&gt;&lt;author&gt;Anthelme, Fabien&lt;/author&gt;&lt;/authors&gt;&lt;/contributors&gt;&lt;titles&gt;&lt;title&gt;Facilitation in plant communities: the past, the present, and the future&lt;/title&gt;&lt;secondary-title&gt;Journal of Ecology&lt;/secondary-title&gt;&lt;/titles&gt;&lt;periodical&gt;&lt;full-title&gt;Journal of Ecology&lt;/full-title&gt;&lt;/periodical&gt;&lt;pages&gt;18-34&lt;/pages&gt;&lt;volume&gt;96&lt;/volume&gt;&lt;number&gt;1&lt;/number&gt;&lt;dates&gt;&lt;year&gt;2008&lt;/year&gt;&lt;/dates&gt;&lt;isbn&gt;1365-2745&lt;/isbn&gt;&lt;urls&gt;&lt;/urls&gt;&lt;/record&gt;&lt;/Cite&gt;&lt;Cite&gt;&lt;Author&gt;Valiente‐Banuet&lt;/Author&gt;&lt;Year&gt;2007&lt;/Year&gt;&lt;RecNum&gt;23&lt;/RecNum&gt;&lt;record&gt;&lt;rec-number&gt;23&lt;/rec-number&gt;&lt;foreign-keys&gt;&lt;key app="EN" db-id="efxxxd2elfvxfde05eev9swq9zv0dswrxzp2"&gt;23&lt;/key&gt;&lt;/foreign-keys&gt;&lt;ref-type name="Journal Article"&gt;17&lt;/ref-type&gt;&lt;contributors&gt;&lt;authors&gt;&lt;author&gt;Valiente‐Banuet, Alfonso&lt;/author&gt;&lt;author&gt;Verdú, Miguel&lt;/author&gt;&lt;/authors&gt;&lt;/contributors&gt;&lt;titles&gt;&lt;title&gt;Facilitation can increase the phylogenetic diversity of plant communities&lt;/title&gt;&lt;secondary-title&gt;Ecology letters&lt;/secondary-title&gt;&lt;/titles&gt;&lt;periodical&gt;&lt;full-title&gt;Ecology letters&lt;/full-title&gt;&lt;/periodical&gt;&lt;pages&gt;1029-1036&lt;/pages&gt;&lt;volume&gt;10&lt;/volume&gt;&lt;number&gt;11&lt;/number&gt;&lt;dates&gt;&lt;year&gt;2007&lt;/year&gt;&lt;/dates&gt;&lt;isbn&gt;1461-023X&lt;/isbn&gt;&lt;urls&gt;&lt;/urls&gt;&lt;/record&gt;&lt;/Cite&gt;&lt;/EndNote&gt;</w:instrText>
      </w:r>
      <w:r w:rsidR="001B7676">
        <w:fldChar w:fldCharType="separate"/>
      </w:r>
      <w:r w:rsidR="001467D2">
        <w:rPr>
          <w:noProof/>
        </w:rPr>
        <w:t>(</w:t>
      </w:r>
      <w:hyperlink w:anchor="_ENREF_88" w:tooltip="Valiente‐Banuet, 2007 #23" w:history="1">
        <w:r w:rsidR="00663A38">
          <w:rPr>
            <w:noProof/>
          </w:rPr>
          <w:t>Valiente‐Banuet and Verdú 2007</w:t>
        </w:r>
      </w:hyperlink>
      <w:r w:rsidR="001467D2">
        <w:rPr>
          <w:noProof/>
        </w:rPr>
        <w:t xml:space="preserve">; </w:t>
      </w:r>
      <w:hyperlink w:anchor="_ENREF_12" w:tooltip="Brooker, 2008 #22" w:history="1">
        <w:r w:rsidR="00663A38">
          <w:rPr>
            <w:noProof/>
          </w:rPr>
          <w:t>Brooker et al. 2008</w:t>
        </w:r>
      </w:hyperlink>
      <w:r w:rsidR="001467D2">
        <w:rPr>
          <w:noProof/>
        </w:rPr>
        <w:t>)</w:t>
      </w:r>
      <w:r w:rsidR="001B7676">
        <w:fldChar w:fldCharType="end"/>
      </w:r>
      <w:r w:rsidR="001B7676">
        <w:t xml:space="preserve">. </w:t>
      </w:r>
      <w:r w:rsidR="00835665">
        <w:t>A</w:t>
      </w:r>
      <w:r w:rsidR="00AD13A5">
        <w:t xml:space="preserve">n emergent pattern of these interactions is the frequent close association of shrub and annuals </w:t>
      </w:r>
      <w:r w:rsidR="00835665">
        <w:t xml:space="preserve">in arid ecosystems </w:t>
      </w:r>
      <w:r w:rsidR="003C3EB2">
        <w:t>(</w:t>
      </w:r>
      <w:proofErr w:type="spellStart"/>
      <w:r w:rsidR="003C3EB2">
        <w:t>Holzapfel</w:t>
      </w:r>
      <w:proofErr w:type="spellEnd"/>
      <w:r w:rsidR="003C3EB2">
        <w:t xml:space="preserve"> et al 2005, </w:t>
      </w:r>
      <w:proofErr w:type="spellStart"/>
      <w:r w:rsidR="0034243D">
        <w:t>Pugnaire</w:t>
      </w:r>
      <w:proofErr w:type="spellEnd"/>
      <w:r w:rsidR="0034243D">
        <w:t xml:space="preserve"> 2011</w:t>
      </w:r>
      <w:ins w:id="59" w:author="zenrunner" w:date="2019-02-13T13:13:00Z">
        <w:r w:rsidR="00291749">
          <w:t>,</w:t>
        </w:r>
      </w:ins>
      <w:del w:id="60" w:author="zenrunner" w:date="2019-02-13T13:13:00Z">
        <w:r w:rsidR="0034243D" w:rsidDel="00291749">
          <w:delText>,</w:delText>
        </w:r>
      </w:del>
      <w:r w:rsidR="0034243D">
        <w:t xml:space="preserve"> </w:t>
      </w:r>
      <w:r w:rsidR="001B7676">
        <w:fldChar w:fldCharType="begin"/>
      </w:r>
      <w:r w:rsidR="005E44FC">
        <w:instrText xml:space="preserve"> ADDIN EN.CITE &lt;EndNote&gt;&lt;Cite&gt;&lt;Author&gt;Facelli&lt;/Author&gt;&lt;Year&gt;2002&lt;/Year&gt;&lt;RecNum&gt;24&lt;/RecNum&gt;&lt;DisplayText&gt;(Facelli and Temby 2002)&lt;/DisplayText&gt;&lt;record&gt;&lt;rec-number&gt;24&lt;/rec-number&gt;&lt;foreign-keys&gt;&lt;key app="EN" db-id="efxxxd2elfvxfde05eev9swq9zv0dswrxzp2"&gt;24&lt;/key&gt;&lt;/foreign-keys&gt;&lt;ref-type name="Journal Article"&gt;17&lt;/ref-type&gt;&lt;contributors&gt;&lt;authors&gt;&lt;author&gt;Facelli, José M&lt;/author&gt;&lt;author&gt;Temby, Amanda M&lt;/author&gt;&lt;/authors&gt;&lt;/contributors&gt;&lt;titles&gt;&lt;title&gt;Multiple effects of shrubs on annual plant communities in arid lands of South Australia&lt;/title&gt;&lt;secondary-title&gt;Austral ecology&lt;/secondary-title&gt;&lt;/titles&gt;&lt;periodical&gt;&lt;full-title&gt;Austral ecology&lt;/full-title&gt;&lt;/periodical&gt;&lt;pages&gt;422-432&lt;/pages&gt;&lt;volume&gt;27&lt;/volume&gt;&lt;number&gt;4&lt;/number&gt;&lt;dates&gt;&lt;year&gt;2002&lt;/year&gt;&lt;/dates&gt;&lt;isbn&gt;1442-9985&lt;/isbn&gt;&lt;urls&gt;&lt;/urls&gt;&lt;/record&gt;&lt;/Cite&gt;&lt;/EndNote&gt;</w:instrText>
      </w:r>
      <w:r w:rsidR="001B7676">
        <w:fldChar w:fldCharType="separate"/>
      </w:r>
      <w:del w:id="61" w:author="zenrunner" w:date="2019-02-13T13:13:00Z">
        <w:r w:rsidR="005E44FC" w:rsidDel="00291749">
          <w:rPr>
            <w:noProof/>
          </w:rPr>
          <w:delText>(</w:delText>
        </w:r>
      </w:del>
      <w:hyperlink w:anchor="_ENREF_27" w:tooltip="Facelli, 2002 #24" w:history="1">
        <w:r w:rsidR="00663A38">
          <w:rPr>
            <w:noProof/>
          </w:rPr>
          <w:t>Facelli and Temby 2002</w:t>
        </w:r>
      </w:hyperlink>
      <w:r w:rsidR="005E44FC">
        <w:rPr>
          <w:noProof/>
        </w:rPr>
        <w:t>)</w:t>
      </w:r>
      <w:r w:rsidR="001B7676">
        <w:fldChar w:fldCharType="end"/>
      </w:r>
      <w:r w:rsidR="00390F1E">
        <w:t>.</w:t>
      </w:r>
      <w:r w:rsidR="00835665">
        <w:t xml:space="preserve"> </w:t>
      </w:r>
      <w:r w:rsidR="007725C2">
        <w:t>Indirect interaction occurs</w:t>
      </w:r>
      <w:r w:rsidR="007725C2" w:rsidRPr="001C368F">
        <w:t xml:space="preserve"> when</w:t>
      </w:r>
      <w:r w:rsidR="007725C2">
        <w:t>ever</w:t>
      </w:r>
      <w:r w:rsidR="007725C2" w:rsidRPr="001C368F">
        <w:t xml:space="preserve"> a third species alters the interaction between two other species </w:t>
      </w:r>
      <w:r w:rsidR="007725C2">
        <w:fldChar w:fldCharType="begin">
          <w:fldData xml:space="preserve">PEVuZE5vdGU+PENpdGU+PEF1dGhvcj5DYWxsYXdheTwvQXV0aG9yPjxZZWFyPjIwMDA8L1llYXI+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</w:fldData>
        </w:fldChar>
      </w:r>
      <w:r w:rsidR="007725C2">
        <w:instrText xml:space="preserve"> ADDIN EN.CITE </w:instrText>
      </w:r>
      <w:r w:rsidR="007725C2">
        <w:fldChar w:fldCharType="begin">
          <w:fldData xml:space="preserve">PEVuZE5vdGU+PENpdGU+PEF1dGhvcj5DYWxsYXdheTwvQXV0aG9yPjxZZWFyPjIwMDA8L1llYXI+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</w:fldData>
        </w:fldChar>
      </w:r>
      <w:r w:rsidR="007725C2">
        <w:instrText xml:space="preserve"> ADDIN EN.CITE.DATA </w:instrText>
      </w:r>
      <w:r w:rsidR="007725C2">
        <w:fldChar w:fldCharType="end"/>
      </w:r>
      <w:r w:rsidR="007725C2">
        <w:fldChar w:fldCharType="separate"/>
      </w:r>
      <w:r w:rsidR="007725C2">
        <w:rPr>
          <w:noProof/>
        </w:rPr>
        <w:t>(</w:t>
      </w:r>
      <w:hyperlink w:anchor="_ENREF_94" w:tooltip="Wootton, 1994 #146" w:history="1">
        <w:r w:rsidR="007725C2">
          <w:rPr>
            <w:noProof/>
          </w:rPr>
          <w:t>Wootton 1994</w:t>
        </w:r>
      </w:hyperlink>
      <w:r w:rsidR="007725C2">
        <w:rPr>
          <w:noProof/>
        </w:rPr>
        <w:t xml:space="preserve">; </w:t>
      </w:r>
      <w:hyperlink w:anchor="_ENREF_18" w:tooltip="Callaway, 1997 #3" w:history="1">
        <w:r w:rsidR="007725C2">
          <w:rPr>
            <w:noProof/>
          </w:rPr>
          <w:t>Callaway and Walker 1997b</w:t>
        </w:r>
      </w:hyperlink>
      <w:r w:rsidR="007725C2">
        <w:rPr>
          <w:noProof/>
        </w:rPr>
        <w:t xml:space="preserve">; </w:t>
      </w:r>
      <w:hyperlink w:anchor="_ENREF_16" w:tooltip="Callaway, 2000 #131" w:history="1">
        <w:r w:rsidR="007725C2">
          <w:rPr>
            <w:noProof/>
          </w:rPr>
          <w:t>Callaway and Pennings 2000</w:t>
        </w:r>
      </w:hyperlink>
      <w:r w:rsidR="007725C2">
        <w:rPr>
          <w:noProof/>
        </w:rPr>
        <w:t>)</w:t>
      </w:r>
      <w:r w:rsidR="007725C2">
        <w:fldChar w:fldCharType="end"/>
      </w:r>
      <w:r w:rsidR="007725C2">
        <w:t xml:space="preserve"> and </w:t>
      </w:r>
      <w:del w:id="62" w:author="zenrunner" w:date="2019-02-13T13:13:00Z">
        <w:r w:rsidR="007725C2" w:rsidDel="00EC0C19">
          <w:delText xml:space="preserve">undoubtedly </w:delText>
        </w:r>
      </w:del>
      <w:ins w:id="63" w:author="zenrunner" w:date="2019-02-13T13:13:00Z">
        <w:r w:rsidR="00EC0C19">
          <w:t>likely</w:t>
        </w:r>
        <w:r w:rsidR="000E39DE">
          <w:t xml:space="preserve"> frequently</w:t>
        </w:r>
        <w:r w:rsidR="00EC0C19">
          <w:t xml:space="preserve"> </w:t>
        </w:r>
      </w:ins>
      <w:r w:rsidR="007725C2">
        <w:t>arise</w:t>
      </w:r>
      <w:ins w:id="64" w:author="zenrunner" w:date="2019-02-13T13:13:00Z">
        <w:r w:rsidR="00EC0C19">
          <w:t>s</w:t>
        </w:r>
      </w:ins>
      <w:r w:rsidR="007725C2">
        <w:t xml:space="preserve"> from the close spatial proximity of shrubs and annuals </w:t>
      </w:r>
      <w:r w:rsidR="00920466">
        <w:fldChar w:fldCharType="begin"/>
      </w:r>
      <w:r w:rsidR="00920466">
        <w:instrText xml:space="preserve"> ADDIN EN.CITE &lt;EndNote&gt;&lt;Cite&gt;&lt;Author&gt;Sotomayor&lt;/Author&gt;&lt;Year&gt;2015&lt;/Year&gt;&lt;RecNum&gt;142&lt;/RecNum&gt;&lt;DisplayText&gt;(Sotomayor and Lortie 2015)&lt;/DisplayText&gt;&lt;record&gt;&lt;rec-number&gt;142&lt;/rec-number&gt;&lt;foreign-keys&gt;&lt;key app="EN" db-id="efxxxd2elfvxfde05eev9swq9zv0dswrxzp2"&gt;142&lt;/key&gt;&lt;/foreign-keys&gt;&lt;ref-type name="Journal Article"&gt;17&lt;/ref-type&gt;&lt;contributors&gt;&lt;authors&gt;&lt;author&gt;Sotomayor, Diego A.&lt;/author&gt;&lt;author&gt;Lortie, Christopher J.&lt;/author&gt;&lt;/authors&gt;&lt;/contributors&gt;&lt;titles&gt;&lt;title&gt;Indirect interactions in terrestrial plant communities: emerging patterns and research gaps&lt;/title&gt;&lt;secondary-title&gt;Ecosphere&lt;/secondary-title&gt;&lt;/titles&gt;&lt;periodical&gt;&lt;full-title&gt;Ecosphere&lt;/full-title&gt;&lt;/periodical&gt;&lt;pages&gt;art103&lt;/pages&gt;&lt;volume&gt;6&lt;/volume&gt;&lt;number&gt;6&lt;/number&gt;&lt;dates&gt;&lt;year&gt;2015&lt;/year&gt;&lt;/dates&gt;&lt;isbn&gt;2150-8925&lt;/isbn&gt;&lt;urls&gt;&lt;/urls&gt;&lt;electronic-resource-num&gt;10.1890/es14-00117.1&lt;/electronic-resource-num&gt;&lt;/record&gt;&lt;/Cite&gt;&lt;/EndNote&gt;</w:instrText>
      </w:r>
      <w:r w:rsidR="00920466">
        <w:fldChar w:fldCharType="separate"/>
      </w:r>
      <w:r w:rsidR="00920466">
        <w:rPr>
          <w:noProof/>
        </w:rPr>
        <w:t>(</w:t>
      </w:r>
      <w:hyperlink w:anchor="_ENREF_80" w:tooltip="Sotomayor, 2015 #142" w:history="1">
        <w:r w:rsidR="00920466">
          <w:rPr>
            <w:noProof/>
          </w:rPr>
          <w:t>Sotomayor and Lortie 2015</w:t>
        </w:r>
      </w:hyperlink>
      <w:r w:rsidR="00920466">
        <w:rPr>
          <w:noProof/>
        </w:rPr>
        <w:t>)</w:t>
      </w:r>
      <w:r w:rsidR="00920466">
        <w:fldChar w:fldCharType="end"/>
      </w:r>
      <w:r w:rsidR="007725C2">
        <w:t xml:space="preserve">. If the associated annual </w:t>
      </w:r>
      <w:del w:id="65" w:author="zenrunner" w:date="2019-02-13T13:13:00Z">
        <w:r w:rsidR="007725C2" w:rsidDel="000E39DE">
          <w:delText xml:space="preserve">is </w:delText>
        </w:r>
      </w:del>
      <w:ins w:id="66" w:author="zenrunner" w:date="2019-02-13T13:13:00Z">
        <w:r w:rsidR="000E39DE">
          <w:t xml:space="preserve">species are </w:t>
        </w:r>
      </w:ins>
      <w:r w:rsidR="007725C2">
        <w:t>animal-pollinated</w:t>
      </w:r>
      <w:ins w:id="67" w:author="zenrunner" w:date="2019-02-13T13:13:00Z">
        <w:r w:rsidR="000E39DE">
          <w:t>,</w:t>
        </w:r>
      </w:ins>
      <w:r w:rsidR="007725C2">
        <w:t xml:space="preserve"> there is the capacity for the plants to interact indirectly via pollinators.</w:t>
      </w:r>
      <w:ins w:id="68" w:author="zenrunner" w:date="2019-02-13T13:14:00Z">
        <w:r w:rsidR="008A00F3">
          <w:t xml:space="preserve"> This is important because – tie into topic sentence – because indirect interactions can significantly influence net ecological outcomes and provide a consistent selection process</w:t>
        </w:r>
        <w:r w:rsidR="00B65881">
          <w:t xml:space="preserve"> over time. Close the loop so the reader is </w:t>
        </w:r>
      </w:ins>
      <w:ins w:id="69" w:author="zenrunner" w:date="2019-02-13T13:15:00Z">
        <w:r w:rsidR="00B65881">
          <w:t>like</w:t>
        </w:r>
      </w:ins>
      <w:ins w:id="70" w:author="zenrunner" w:date="2019-02-13T13:14:00Z">
        <w:r w:rsidR="00B65881">
          <w:t xml:space="preserve"> </w:t>
        </w:r>
      </w:ins>
      <w:ins w:id="71" w:author="zenrunner" w:date="2019-02-13T13:15:00Z">
        <w:r w:rsidR="00B65881">
          <w:t xml:space="preserve">yes I get it. </w:t>
        </w:r>
      </w:ins>
    </w:p>
    <w:p w14:paraId="556BE5B4" w14:textId="524407A9" w:rsidR="0025702F" w:rsidRDefault="008C10E5" w:rsidP="00CC614D">
      <w:pPr>
        <w:spacing w:line="360" w:lineRule="auto"/>
        <w:rPr>
          <w:ins w:id="72" w:author="zenrunner" w:date="2019-02-13T13:23:00Z"/>
        </w:rPr>
      </w:pPr>
      <w:ins w:id="73" w:author="zenrunner" w:date="2019-02-13T13:16:00Z">
        <w:r>
          <w:t>Topic sentence first</w:t>
        </w:r>
      </w:ins>
      <w:ins w:id="74" w:author="zenrunner" w:date="2019-02-13T13:17:00Z">
        <w:r w:rsidR="008F4FF7">
          <w:t xml:space="preserve"> – tie into penultimate sentence </w:t>
        </w:r>
        <w:proofErr w:type="gramStart"/>
        <w:r w:rsidR="008F4FF7">
          <w:t>above  Plants</w:t>
        </w:r>
        <w:proofErr w:type="gramEnd"/>
        <w:r w:rsidR="008F4FF7">
          <w:t xml:space="preserve"> can interact through animals in many capacities </w:t>
        </w:r>
      </w:ins>
      <w:ins w:id="75" w:author="zenrunner" w:date="2019-02-13T13:18:00Z">
        <w:r w:rsidR="0045341A">
          <w:t xml:space="preserve">mechanistically </w:t>
        </w:r>
      </w:ins>
      <w:ins w:id="76" w:author="zenrunner" w:date="2019-02-13T13:17:00Z">
        <w:r w:rsidR="00BF62DF">
          <w:t>(</w:t>
        </w:r>
        <w:proofErr w:type="spellStart"/>
        <w:r w:rsidR="00BF62DF">
          <w:t>Lortie</w:t>
        </w:r>
        <w:proofErr w:type="spellEnd"/>
        <w:r w:rsidR="00BF62DF">
          <w:t xml:space="preserve"> </w:t>
        </w:r>
        <w:proofErr w:type="spellStart"/>
        <w:r w:rsidR="00BF62DF">
          <w:t>etal</w:t>
        </w:r>
        <w:proofErr w:type="spellEnd"/>
        <w:r w:rsidR="00BF62DF">
          <w:t xml:space="preserve"> Functional Ecology paper)</w:t>
        </w:r>
      </w:ins>
      <w:ins w:id="77" w:author="zenrunner" w:date="2019-02-13T13:16:00Z">
        <w:r>
          <w:t xml:space="preserve">.. </w:t>
        </w:r>
      </w:ins>
      <w:r w:rsidR="00E36FC8">
        <w:t>Simultaneous</w:t>
      </w:r>
      <w:r w:rsidR="001010C3">
        <w:t xml:space="preserve"> flowering is not </w:t>
      </w:r>
      <w:ins w:id="78" w:author="zenrunner" w:date="2019-02-13T13:18:00Z">
        <w:r w:rsidR="006E550B">
          <w:t xml:space="preserve">however </w:t>
        </w:r>
      </w:ins>
      <w:r w:rsidR="001010C3">
        <w:t>a necessary condition for plants to interact via pollinators</w:t>
      </w:r>
      <w:r w:rsidR="001010C3" w:rsidRPr="00EC5658">
        <w:t xml:space="preserve"> </w:t>
      </w:r>
      <w:r w:rsidR="001010C3">
        <w:fldChar w:fldCharType="begin"/>
      </w:r>
      <w:r w:rsidR="001010C3">
        <w:instrText xml:space="preserve"> ADDIN EN.CITE &lt;EndNote&gt;&lt;Cite&gt;&lt;Author&gt;Braun&lt;/Author&gt;&lt;Year&gt;2018&lt;/Year&gt;&lt;RecNum&gt;331&lt;/RecNum&gt;&lt;DisplayText&gt;(Braun and Lortie 2018)&lt;/DisplayText&gt;&lt;record&gt;&lt;rec-number&gt;331&lt;/rec-number&gt;&lt;foreign-keys&gt;&lt;key app="EN" db-id="efxxxd2elfvxfde05eev9swq9zv0dswrxzp2"&gt;331&lt;/key&gt;&lt;/foreign-keys&gt;&lt;ref-type name="Journal Article"&gt;17&lt;/ref-type&gt;&lt;contributors&gt;&lt;authors&gt;&lt;author&gt;Braun, Jenna&lt;/author&gt;&lt;author&gt;Lortie, Christopher&lt;/author&gt;&lt;/authors&gt;&lt;/contributors&gt;&lt;titles&gt;&lt;title&gt;Finding the bees knees: a conceptual framework and systematic review of the mechanisms of pollinator-mediated facilitation&lt;/title&gt;&lt;secondary-title&gt;Perspectives in Plant Ecology, Evolution and Systematics&lt;/secondary-title&gt;&lt;/titles&gt;&lt;periodical&gt;&lt;full-title&gt;Perspectives in Plant Ecology, Evolution and Systematics&lt;/full-title&gt;&lt;/periodical&gt;&lt;dates&gt;&lt;year&gt;2018&lt;/year&gt;&lt;/dates&gt;&lt;isbn&gt;1433-8319&lt;/isbn&gt;&lt;urls&gt;&lt;/urls&gt;&lt;/record&gt;&lt;/Cite&gt;&lt;/EndNote&gt;</w:instrText>
      </w:r>
      <w:r w:rsidR="001010C3">
        <w:fldChar w:fldCharType="separate"/>
      </w:r>
      <w:r w:rsidR="001010C3">
        <w:rPr>
          <w:noProof/>
        </w:rPr>
        <w:t>(</w:t>
      </w:r>
      <w:hyperlink w:anchor="_ENREF_10" w:tooltip="Braun, 2018 #331" w:history="1">
        <w:r w:rsidR="001010C3">
          <w:rPr>
            <w:noProof/>
          </w:rPr>
          <w:t>Braun and Lortie 2018</w:t>
        </w:r>
      </w:hyperlink>
      <w:r w:rsidR="001010C3">
        <w:rPr>
          <w:noProof/>
        </w:rPr>
        <w:t>)</w:t>
      </w:r>
      <w:r w:rsidR="001010C3">
        <w:fldChar w:fldCharType="end"/>
      </w:r>
      <w:r w:rsidR="001010C3" w:rsidRPr="00EC5658">
        <w:t>.</w:t>
      </w:r>
      <w:r w:rsidR="001010C3">
        <w:t xml:space="preserve"> Shrubs are salient features of desert scrub ecosystems due their large size and structural complexity relative to ephemeral plants</w:t>
      </w:r>
      <w:ins w:id="79" w:author="zenrunner" w:date="2019-02-13T13:18:00Z">
        <w:r w:rsidR="00273FF4">
          <w:t xml:space="preserve"> (citation)</w:t>
        </w:r>
      </w:ins>
      <w:r w:rsidR="001010C3">
        <w:t xml:space="preserve">. Annuals growing under shrubs </w:t>
      </w:r>
      <w:del w:id="80" w:author="zenrunner" w:date="2019-02-13T13:18:00Z">
        <w:r w:rsidR="001010C3" w:rsidDel="00454AD9">
          <w:delText xml:space="preserve">may </w:delText>
        </w:r>
      </w:del>
      <w:ins w:id="81" w:author="zenrunner" w:date="2019-02-13T13:18:00Z">
        <w:r w:rsidR="00454AD9">
          <w:t xml:space="preserve">can </w:t>
        </w:r>
      </w:ins>
      <w:r w:rsidR="001010C3">
        <w:t xml:space="preserve">be physically obscured from foraging pollinators or shaded thereby reducing </w:t>
      </w:r>
      <w:r w:rsidR="00DE7C3A">
        <w:t xml:space="preserve">pollinator </w:t>
      </w:r>
      <w:r w:rsidR="001010C3">
        <w:t>visitation</w:t>
      </w:r>
      <w:ins w:id="82" w:author="zenrunner" w:date="2019-02-13T13:19:00Z">
        <w:r w:rsidR="00D21CF2">
          <w:t xml:space="preserve"> </w:t>
        </w:r>
        <w:r w:rsidR="00D21CF2">
          <w:lastRenderedPageBreak/>
          <w:t xml:space="preserve">(i.e. interference then citation perhaps to </w:t>
        </w:r>
        <w:proofErr w:type="spellStart"/>
        <w:r w:rsidR="00D21CF2">
          <w:t>Atsatt</w:t>
        </w:r>
        <w:proofErr w:type="spellEnd"/>
        <w:r w:rsidR="00D21CF2">
          <w:t xml:space="preserve"> and </w:t>
        </w:r>
        <w:proofErr w:type="spellStart"/>
        <w:r w:rsidR="00D21CF2">
          <w:t>O’dowd</w:t>
        </w:r>
        <w:proofErr w:type="spellEnd"/>
        <w:r w:rsidR="00D21CF2">
          <w:t>?)</w:t>
        </w:r>
      </w:ins>
      <w:r w:rsidR="001010C3">
        <w:t xml:space="preserve">. For example, shading by the shrub </w:t>
      </w:r>
      <w:proofErr w:type="spellStart"/>
      <w:r w:rsidR="001010C3" w:rsidRPr="00285C9B">
        <w:rPr>
          <w:i/>
        </w:rPr>
        <w:t>Lonicera</w:t>
      </w:r>
      <w:proofErr w:type="spellEnd"/>
      <w:r w:rsidR="001010C3">
        <w:t xml:space="preserve"> decreases pollinator visitation and pollen deposition to its understory annuals </w:t>
      </w:r>
      <w:ins w:id="83" w:author="zenrunner" w:date="2019-02-13T13:19:00Z">
        <w:r w:rsidR="00AA5FB7">
          <w:t xml:space="preserve">by?  Reducing light? </w:t>
        </w:r>
      </w:ins>
      <w:r w:rsidR="001010C3">
        <w:fldChar w:fldCharType="begin"/>
      </w:r>
      <w:r w:rsidR="001010C3">
        <w:instrText xml:space="preserve"> ADDIN EN.CITE &lt;EndNote&gt;&lt;Cite&gt;&lt;Author&gt;McKinney&lt;/Author&gt;&lt;Year&gt;2010&lt;/Year&gt;&lt;RecNum&gt;229&lt;/RecNum&gt;&lt;DisplayText&gt;(McKinney and Goodell 2010)&lt;/DisplayText&gt;&lt;record&gt;&lt;rec-number&gt;229&lt;/rec-number&gt;&lt;foreign-keys&gt;&lt;key app="EN" db-id="efxxxd2elfvxfde05eev9swq9zv0dswrxzp2"&gt;229&lt;/key&gt;&lt;/foreign-keys&gt;&lt;ref-type name="Journal Article"&gt;17&lt;/ref-type&gt;&lt;contributors&gt;&lt;authors&gt;&lt;author&gt;McKinney, Amy M&lt;/author&gt;&lt;author&gt;Goodell, Karen&lt;/author&gt;&lt;/authors&gt;&lt;/contributors&gt;&lt;titles&gt;&lt;title&gt;Shading by invasive shrub reduces seed production and pollinator services in a native herb&lt;/title&gt;&lt;secondary-title&gt;Biological Invasions&lt;/secondary-title&gt;&lt;/titles&gt;&lt;periodical&gt;&lt;full-title&gt;Biological Invasions&lt;/full-title&gt;&lt;/periodical&gt;&lt;pages&gt;2751-2763&lt;/pages&gt;&lt;volume&gt;12&lt;/volume&gt;&lt;number&gt;8&lt;/number&gt;&lt;dates&gt;&lt;year&gt;2010&lt;/year&gt;&lt;/dates&gt;&lt;isbn&gt;1387-3547&lt;/isbn&gt;&lt;urls&gt;&lt;/urls&gt;&lt;/record&gt;&lt;/Cite&gt;&lt;/EndNote&gt;</w:instrText>
      </w:r>
      <w:r w:rsidR="001010C3">
        <w:fldChar w:fldCharType="separate"/>
      </w:r>
      <w:r w:rsidR="001010C3">
        <w:rPr>
          <w:noProof/>
        </w:rPr>
        <w:t>(</w:t>
      </w:r>
      <w:hyperlink w:anchor="_ENREF_51" w:tooltip="McKinney, 2010 #229" w:history="1">
        <w:r w:rsidR="001010C3">
          <w:rPr>
            <w:noProof/>
          </w:rPr>
          <w:t>McKinney and Goodell 2010</w:t>
        </w:r>
      </w:hyperlink>
      <w:r w:rsidR="001010C3">
        <w:rPr>
          <w:noProof/>
        </w:rPr>
        <w:t>)</w:t>
      </w:r>
      <w:r w:rsidR="001010C3">
        <w:fldChar w:fldCharType="end"/>
      </w:r>
      <w:r w:rsidR="001010C3">
        <w:t>.</w:t>
      </w:r>
      <w:r w:rsidR="00831BD6">
        <w:t xml:space="preserve"> Alternatively, shrubs</w:t>
      </w:r>
      <w:ins w:id="84" w:author="zenrunner" w:date="2019-02-13T13:19:00Z">
        <w:r w:rsidR="001903D7">
          <w:t xml:space="preserve"> can </w:t>
        </w:r>
      </w:ins>
      <w:del w:id="85" w:author="zenrunner" w:date="2019-02-13T13:19:00Z">
        <w:r w:rsidR="00831BD6" w:rsidDel="001903D7">
          <w:delText xml:space="preserve"> may</w:delText>
        </w:r>
        <w:r w:rsidR="001010C3" w:rsidDel="001903D7">
          <w:delText xml:space="preserve"> </w:delText>
        </w:r>
      </w:del>
      <w:r w:rsidR="001010C3">
        <w:t>facilitate their annual understory by improving conditions for pollinators by offering shelter or habitat</w:t>
      </w:r>
      <w:ins w:id="86" w:author="zenrunner" w:date="2019-02-13T13:19:00Z">
        <w:r w:rsidR="001903D7">
          <w:t xml:space="preserve"> (citation)</w:t>
        </w:r>
      </w:ins>
      <w:r w:rsidR="001010C3">
        <w:t xml:space="preserve">. </w:t>
      </w:r>
      <w:r w:rsidR="00D219AB">
        <w:t xml:space="preserve">Shrubs and annuals with overlapping </w:t>
      </w:r>
      <w:proofErr w:type="spellStart"/>
      <w:r w:rsidR="00D219AB">
        <w:t>phenologies</w:t>
      </w:r>
      <w:proofErr w:type="spellEnd"/>
      <w:r w:rsidR="00D219AB">
        <w:t xml:space="preserve"> </w:t>
      </w:r>
      <w:r w:rsidR="000C2ABD">
        <w:t xml:space="preserve">likely interact through </w:t>
      </w:r>
      <w:del w:id="87" w:author="zenrunner" w:date="2019-02-13T13:20:00Z">
        <w:r w:rsidR="000C2ABD" w:rsidDel="005A3627">
          <w:delText xml:space="preserve">floral </w:delText>
        </w:r>
      </w:del>
      <w:ins w:id="88" w:author="zenrunner" w:date="2019-02-13T13:20:00Z">
        <w:r w:rsidR="005A3627">
          <w:t xml:space="preserve">pollinator? </w:t>
        </w:r>
      </w:ins>
      <w:proofErr w:type="gramStart"/>
      <w:r w:rsidR="000C2ABD">
        <w:t>pathways</w:t>
      </w:r>
      <w:proofErr w:type="gramEnd"/>
      <w:r w:rsidR="000C2ABD">
        <w:t xml:space="preserve"> as well. Highly attractive </w:t>
      </w:r>
      <w:r w:rsidR="00E203F4">
        <w:t>plants i.e. magnet species</w:t>
      </w:r>
      <w:r w:rsidR="000C2ABD">
        <w:t xml:space="preserve"> </w:t>
      </w:r>
      <w:r w:rsidR="00066958">
        <w:t xml:space="preserve">increase </w:t>
      </w:r>
      <w:r w:rsidR="00E203F4">
        <w:t>local pollinator abundances which be</w:t>
      </w:r>
      <w:r w:rsidR="00066958">
        <w:t>nefit</w:t>
      </w:r>
      <w:r w:rsidR="00E203F4">
        <w:t>s</w:t>
      </w:r>
      <w:r w:rsidR="00066958">
        <w:t xml:space="preserve"> their less attractive </w:t>
      </w:r>
      <w:proofErr w:type="spellStart"/>
      <w:r w:rsidR="00066958">
        <w:t>neighbours</w:t>
      </w:r>
      <w:proofErr w:type="spellEnd"/>
      <w:r w:rsidR="00066958">
        <w:t xml:space="preserve"> </w:t>
      </w:r>
      <w:r w:rsidR="00066958">
        <w:fldChar w:fldCharType="begin"/>
      </w:r>
      <w:r w:rsidR="00066958">
        <w:instrText xml:space="preserve"> ADDIN EN.CITE &lt;EndNote&gt;&lt;Cite&gt;&lt;Author&gt;Laverty&lt;/Author&gt;&lt;Year&gt;1992&lt;/Year&gt;&lt;RecNum&gt;108&lt;/RecNum&gt;&lt;DisplayText&gt;(Thomson 1978; Laverty 1992)&lt;/DisplayText&gt;&lt;record&gt;&lt;rec-number&gt;108&lt;/rec-number&gt;&lt;foreign-keys&gt;&lt;key app="EN" db-id="efxxxd2elfvxfde05eev9swq9zv0dswrxzp2"&gt;108&lt;/key&gt;&lt;/foreign-keys&gt;&lt;ref-type name="Journal Article"&gt;17&lt;/ref-type&gt;&lt;contributors&gt;&lt;authors&gt;&lt;author&gt;Laverty, Terence M.&lt;/author&gt;&lt;/authors&gt;&lt;/contributors&gt;&lt;titles&gt;&lt;title&gt;Plant interactions for pollinator visits: a test of the magnet species effect&lt;/title&gt;&lt;secondary-title&gt;Oecologia&lt;/secondary-title&gt;&lt;/titles&gt;&lt;periodical&gt;&lt;full-title&gt;Oecologia&lt;/full-title&gt;&lt;/periodical&gt;&lt;pages&gt;502-508&lt;/pages&gt;&lt;volume&gt;89&lt;/volume&gt;&lt;dates&gt;&lt;year&gt;1992&lt;/year&gt;&lt;/dates&gt;&lt;urls&gt;&lt;/urls&gt;&lt;/record&gt;&lt;/Cite&gt;&lt;Cite&gt;&lt;Author&gt;Thomson&lt;/Author&gt;&lt;Year&gt;1978&lt;/Year&gt;&lt;RecNum&gt;72&lt;/RecNum&gt;&lt;record&gt;&lt;rec-number&gt;72&lt;/rec-number&gt;&lt;foreign-keys&gt;&lt;key app="EN" db-id="efxxxd2elfvxfde05eev9swq9zv0dswrxzp2"&gt;72&lt;/key&gt;&lt;/foreign-keys&gt;&lt;ref-type name="Journal Article"&gt;17&lt;/ref-type&gt;&lt;contributors&gt;&lt;authors&gt;&lt;author&gt;Thomson, James D.&lt;/author&gt;&lt;/authors&gt;&lt;/contributors&gt;&lt;titles&gt;&lt;title&gt;Effects of Stand Composition on Insect Visitation in Two-Species Mixtures of Hieracium&lt;/title&gt;&lt;secondary-title&gt;American Midland Naturalist&lt;/secondary-title&gt;&lt;/titles&gt;&lt;periodical&gt;&lt;full-title&gt;American Midland Naturalist&lt;/full-title&gt;&lt;/periodical&gt;&lt;pages&gt;431-440&lt;/pages&gt;&lt;volume&gt;100&lt;/volume&gt;&lt;number&gt;2&lt;/number&gt;&lt;dates&gt;&lt;year&gt;1978&lt;/year&gt;&lt;/dates&gt;&lt;urls&gt;&lt;/urls&gt;&lt;/record&gt;&lt;/Cite&gt;&lt;/EndNote&gt;</w:instrText>
      </w:r>
      <w:r w:rsidR="00066958">
        <w:fldChar w:fldCharType="separate"/>
      </w:r>
      <w:r w:rsidR="00066958">
        <w:rPr>
          <w:noProof/>
        </w:rPr>
        <w:t>(</w:t>
      </w:r>
      <w:hyperlink w:anchor="_ENREF_46" w:tooltip="Laverty, 1992 #108" w:history="1">
        <w:r w:rsidR="00066958">
          <w:rPr>
            <w:noProof/>
          </w:rPr>
          <w:t>Laverty 1992</w:t>
        </w:r>
      </w:hyperlink>
      <w:r w:rsidR="00066958">
        <w:rPr>
          <w:noProof/>
        </w:rPr>
        <w:t>, McKinney)</w:t>
      </w:r>
      <w:r w:rsidR="00066958">
        <w:fldChar w:fldCharType="end"/>
      </w:r>
      <w:r w:rsidR="00E203F4">
        <w:t>.</w:t>
      </w:r>
      <w:r w:rsidR="00D219AB">
        <w:t xml:space="preserve"> Additionally, shrubs with</w:t>
      </w:r>
      <w:r w:rsidR="00E203F4">
        <w:t xml:space="preserve"> large floral display</w:t>
      </w:r>
      <w:r w:rsidR="00D219AB">
        <w:t>s</w:t>
      </w:r>
      <w:r w:rsidR="00E203F4">
        <w:t xml:space="preserve"> </w:t>
      </w:r>
      <w:del w:id="89" w:author="zenrunner" w:date="2019-02-13T13:20:00Z">
        <w:r w:rsidR="00E203F4" w:rsidDel="006A4CC9">
          <w:delText xml:space="preserve">may </w:delText>
        </w:r>
      </w:del>
      <w:ins w:id="90" w:author="zenrunner" w:date="2019-02-13T13:20:00Z">
        <w:r w:rsidR="006A4CC9">
          <w:t xml:space="preserve">can </w:t>
        </w:r>
      </w:ins>
      <w:r w:rsidR="00E203F4">
        <w:t>increase pollinator availability for the understory</w:t>
      </w:r>
      <w:r w:rsidR="00066958">
        <w:t xml:space="preserve"> through demographic responses in pollinator populations</w:t>
      </w:r>
      <w:ins w:id="91" w:author="zenrunner" w:date="2019-02-13T13:20:00Z">
        <w:r w:rsidR="002F3DCC">
          <w:t>? What does this mean – more pollinators are available</w:t>
        </w:r>
        <w:proofErr w:type="gramStart"/>
        <w:r w:rsidR="002F3DCC">
          <w:t>?</w:t>
        </w:r>
      </w:ins>
      <w:r w:rsidR="00066958">
        <w:t>.</w:t>
      </w:r>
      <w:proofErr w:type="gramEnd"/>
      <w:r w:rsidR="00066958">
        <w:t xml:space="preserve"> </w:t>
      </w:r>
      <w:r w:rsidR="00102E94">
        <w:t xml:space="preserve">Many pollinators </w:t>
      </w:r>
      <w:ins w:id="92" w:author="zenrunner" w:date="2019-02-13T13:21:00Z">
        <w:r w:rsidR="004264B8">
          <w:t xml:space="preserve">also </w:t>
        </w:r>
      </w:ins>
      <w:r w:rsidR="00102E94">
        <w:t>forage optimally (</w:t>
      </w:r>
      <w:proofErr w:type="spellStart"/>
      <w:r w:rsidR="00102E94">
        <w:t>Pyke</w:t>
      </w:r>
      <w:proofErr w:type="spellEnd"/>
      <w:r w:rsidR="00102E94">
        <w:t xml:space="preserve"> 1977, </w:t>
      </w:r>
      <w:proofErr w:type="spellStart"/>
      <w:r w:rsidR="00102E94">
        <w:t>Pyke</w:t>
      </w:r>
      <w:proofErr w:type="spellEnd"/>
      <w:r w:rsidR="00102E94">
        <w:t xml:space="preserve"> 2016), thus </w:t>
      </w:r>
      <w:r w:rsidR="002E7FF0">
        <w:t>co-</w:t>
      </w:r>
      <w:r w:rsidR="004D69A2">
        <w:t>blooming</w:t>
      </w:r>
      <w:r w:rsidR="00E203F4">
        <w:t>, associated</w:t>
      </w:r>
      <w:r w:rsidR="004D69A2">
        <w:t xml:space="preserve"> plants can</w:t>
      </w:r>
      <w:r w:rsidR="00955A17">
        <w:t xml:space="preserve"> jointly improve their pollination success </w:t>
      </w:r>
      <w:r w:rsidR="00B31E58">
        <w:t>by</w:t>
      </w:r>
      <w:r w:rsidR="00B51372">
        <w:t xml:space="preserve"> combining their floral displays to increase </w:t>
      </w:r>
      <w:r w:rsidR="002D768C">
        <w:rPr>
          <w:color w:val="000000" w:themeColor="text1"/>
        </w:rPr>
        <w:t>the</w:t>
      </w:r>
      <w:r w:rsidR="00B51372" w:rsidRPr="004D69A2">
        <w:rPr>
          <w:color w:val="000000" w:themeColor="text1"/>
        </w:rPr>
        <w:t xml:space="preserve"> </w:t>
      </w:r>
      <w:r w:rsidR="00102E94">
        <w:rPr>
          <w:color w:val="000000" w:themeColor="text1"/>
        </w:rPr>
        <w:t>size or diversity</w:t>
      </w:r>
      <w:r w:rsidR="004D69A2" w:rsidRPr="004D69A2">
        <w:rPr>
          <w:color w:val="000000" w:themeColor="text1"/>
        </w:rPr>
        <w:t xml:space="preserve"> of the resource pool</w:t>
      </w:r>
      <w:r w:rsidR="002E7FF0">
        <w:rPr>
          <w:color w:val="000000" w:themeColor="text1"/>
        </w:rPr>
        <w:t xml:space="preserve"> </w:t>
      </w:r>
      <w:r w:rsidR="002E7FF0" w:rsidRPr="004D69A2">
        <w:rPr>
          <w:color w:val="000000" w:themeColor="text1"/>
        </w:rPr>
        <w:t>(</w:t>
      </w:r>
      <w:proofErr w:type="spellStart"/>
      <w:r w:rsidR="002E7FF0">
        <w:rPr>
          <w:color w:val="000000" w:themeColor="text1"/>
        </w:rPr>
        <w:t>Ghazoul</w:t>
      </w:r>
      <w:proofErr w:type="spellEnd"/>
      <w:r w:rsidR="002E7FF0">
        <w:rPr>
          <w:color w:val="000000" w:themeColor="text1"/>
        </w:rPr>
        <w:t>, 2006)</w:t>
      </w:r>
      <w:ins w:id="93" w:author="zenrunner" w:date="2019-02-13T13:21:00Z">
        <w:r w:rsidR="001C16E3">
          <w:rPr>
            <w:color w:val="000000" w:themeColor="text1"/>
          </w:rPr>
          <w:t xml:space="preserve"> – yes I like this</w:t>
        </w:r>
      </w:ins>
      <w:r w:rsidR="00B51372" w:rsidRPr="004D69A2">
        <w:rPr>
          <w:color w:val="000000" w:themeColor="text1"/>
        </w:rPr>
        <w:t xml:space="preserve">. </w:t>
      </w:r>
      <w:r w:rsidR="00066958">
        <w:t>I</w:t>
      </w:r>
      <w:r w:rsidR="00B51372">
        <w:t xml:space="preserve">f shrubs concentrate pollinators that do not in turn visit their </w:t>
      </w:r>
      <w:proofErr w:type="spellStart"/>
      <w:r w:rsidR="00B51372">
        <w:t>neighbours</w:t>
      </w:r>
      <w:proofErr w:type="spellEnd"/>
      <w:r w:rsidR="00B51372">
        <w:t xml:space="preserve">, competition or interference rather than facilitation will arise. </w:t>
      </w:r>
      <w:r w:rsidR="00D219AB">
        <w:t>Similarly, an</w:t>
      </w:r>
      <w:r w:rsidR="00102E94">
        <w:t xml:space="preserve"> increase in floral </w:t>
      </w:r>
      <w:r w:rsidR="00D219AB">
        <w:t xml:space="preserve">density that is greater than </w:t>
      </w:r>
      <w:r w:rsidR="00102E94">
        <w:t>pollinator availability</w:t>
      </w:r>
      <w:r w:rsidR="00D219AB">
        <w:t xml:space="preserve"> can have a dilution effect </w:t>
      </w:r>
      <w:r w:rsidR="002E7FF0">
        <w:t xml:space="preserve">decreasing visitation rates </w:t>
      </w:r>
      <w:r w:rsidR="00102E94">
        <w:t>(</w:t>
      </w:r>
      <w:proofErr w:type="spellStart"/>
      <w:r w:rsidR="002E7FF0">
        <w:t>Rathcke</w:t>
      </w:r>
      <w:proofErr w:type="spellEnd"/>
      <w:r w:rsidR="00873C0B">
        <w:t xml:space="preserve"> 1983</w:t>
      </w:r>
      <w:r w:rsidR="002E7FF0">
        <w:t xml:space="preserve">, </w:t>
      </w:r>
      <w:r w:rsidR="00102E94">
        <w:t>Ye</w:t>
      </w:r>
      <w:r w:rsidR="00873C0B">
        <w:t xml:space="preserve"> 2013</w:t>
      </w:r>
      <w:r w:rsidR="00102E94">
        <w:t>).</w:t>
      </w:r>
      <w:ins w:id="94" w:author="zenrunner" w:date="2019-02-13T13:21:00Z">
        <w:r w:rsidR="001C16E3">
          <w:t xml:space="preserve"> Hence, floral islands in </w:t>
        </w:r>
        <w:proofErr w:type="spellStart"/>
        <w:r w:rsidR="001C16E3">
          <w:t>dryland</w:t>
        </w:r>
        <w:proofErr w:type="spellEnd"/>
        <w:r w:rsidR="001C16E3">
          <w:t xml:space="preserve"> ecosystems can have net negative or net positive impacts that vary by species, </w:t>
        </w:r>
      </w:ins>
      <w:ins w:id="95" w:author="zenrunner" w:date="2019-02-13T13:22:00Z">
        <w:r w:rsidR="001C16E3">
          <w:t>timing</w:t>
        </w:r>
        <w:r w:rsidR="00D205F8">
          <w:t xml:space="preserve">, and functional roles such as foundation species versus protégé. ? </w:t>
        </w:r>
        <w:proofErr w:type="gramStart"/>
        <w:r w:rsidR="00C54804">
          <w:t>this</w:t>
        </w:r>
        <w:proofErr w:type="gramEnd"/>
        <w:r w:rsidR="00C54804">
          <w:t xml:space="preserve"> paragraph could flow a bit better if </w:t>
        </w:r>
      </w:ins>
      <w:ins w:id="96" w:author="zenrunner" w:date="2019-02-13T13:23:00Z">
        <w:r w:rsidR="00E871D2">
          <w:t>y</w:t>
        </w:r>
      </w:ins>
      <w:ins w:id="97" w:author="zenrunner" w:date="2019-02-13T13:22:00Z">
        <w:r w:rsidR="00C54804">
          <w:t xml:space="preserve">ou can </w:t>
        </w:r>
      </w:ins>
      <w:ins w:id="98" w:author="zenrunner" w:date="2019-02-13T13:23:00Z">
        <w:r w:rsidR="00E871D2">
          <w:t>make it connect up a bit better.</w:t>
        </w:r>
      </w:ins>
    </w:p>
    <w:p w14:paraId="0123B785" w14:textId="77777777" w:rsidR="00E871D2" w:rsidRDefault="00E871D2" w:rsidP="00CC614D">
      <w:pPr>
        <w:spacing w:line="360" w:lineRule="auto"/>
      </w:pPr>
    </w:p>
    <w:p w14:paraId="46C0493B" w14:textId="77777777" w:rsidR="00846454" w:rsidRDefault="00A9069D" w:rsidP="00CC614D">
      <w:pPr>
        <w:spacing w:line="360" w:lineRule="auto"/>
        <w:rPr>
          <w:ins w:id="99" w:author="zenrunner" w:date="2019-02-13T13:24:00Z"/>
        </w:rPr>
      </w:pPr>
      <w:ins w:id="100" w:author="zenrunner" w:date="2019-02-13T13:23:00Z">
        <w:r>
          <w:t xml:space="preserve">This paragraph feels like an afterthought a bit – think you need to either cut, reduce to one sentence or above or develop a tiny bit more so that it can stand alone here.  </w:t>
        </w:r>
      </w:ins>
      <w:r w:rsidR="00B51372" w:rsidRPr="00846454">
        <w:rPr>
          <w:highlight w:val="yellow"/>
          <w:rPrChange w:id="101" w:author="zenrunner" w:date="2019-02-13T13:23:00Z">
            <w:rPr/>
          </w:rPrChange>
        </w:rPr>
        <w:t>Consequently, direct and indirect shrub effects on other species function simultaneously to determine net outcomes.</w:t>
      </w:r>
      <w:r w:rsidR="00B51372">
        <w:t xml:space="preserve"> </w:t>
      </w:r>
      <w:ins w:id="102" w:author="zenrunner" w:date="2019-02-13T13:24:00Z">
        <w:r w:rsidR="00846454">
          <w:t xml:space="preserve">I think this is the concluding sentence to previous paragraph </w:t>
        </w:r>
        <w:r w:rsidR="00846454">
          <w:rPr>
            <w:rFonts w:hint="eastAsia"/>
          </w:rPr>
          <w:sym w:font="Wingdings" w:char="F04A"/>
        </w:r>
        <w:r w:rsidR="00846454">
          <w:t xml:space="preserve"> </w:t>
        </w:r>
      </w:ins>
    </w:p>
    <w:p w14:paraId="04B0E660" w14:textId="77777777" w:rsidR="00846454" w:rsidRDefault="00846454" w:rsidP="00CC614D">
      <w:pPr>
        <w:spacing w:line="360" w:lineRule="auto"/>
        <w:rPr>
          <w:ins w:id="103" w:author="zenrunner" w:date="2019-02-13T13:24:00Z"/>
        </w:rPr>
      </w:pPr>
    </w:p>
    <w:p w14:paraId="2758061B" w14:textId="36E73B8C" w:rsidR="00B51372" w:rsidRPr="0025702F" w:rsidRDefault="00846454" w:rsidP="00CC614D">
      <w:pPr>
        <w:spacing w:line="360" w:lineRule="auto"/>
      </w:pPr>
      <w:ins w:id="104" w:author="zenrunner" w:date="2019-02-13T13:24:00Z">
        <w:r>
          <w:t xml:space="preserve">Topic – </w:t>
        </w:r>
        <w:proofErr w:type="gramStart"/>
        <w:r>
          <w:t>Shifts in net interactions can be driven by biotic and abiotic drivers within a system</w:t>
        </w:r>
        <w:proofErr w:type="gramEnd"/>
        <w:r>
          <w:t xml:space="preserve">.  This concept and the relative importance of net outcomes versus net interactions is a </w:t>
        </w:r>
      </w:ins>
      <w:ins w:id="105" w:author="zenrunner" w:date="2019-02-13T13:25:00Z">
        <w:r>
          <w:t>critical</w:t>
        </w:r>
      </w:ins>
      <w:ins w:id="106" w:author="zenrunner" w:date="2019-02-13T13:24:00Z">
        <w:r>
          <w:t xml:space="preserve"> </w:t>
        </w:r>
      </w:ins>
      <w:ins w:id="107" w:author="zenrunner" w:date="2019-02-13T13:25:00Z">
        <w:r>
          <w:t>concept in the ecological literature for communities (</w:t>
        </w:r>
        <w:proofErr w:type="spellStart"/>
        <w:r w:rsidR="00E95149">
          <w:t>Brooker</w:t>
        </w:r>
        <w:proofErr w:type="spellEnd"/>
        <w:r w:rsidR="00E95149">
          <w:t xml:space="preserve"> et al on the importance of importance paper, </w:t>
        </w:r>
        <w:proofErr w:type="spellStart"/>
        <w:r w:rsidR="00E95149">
          <w:t>Lortie</w:t>
        </w:r>
        <w:proofErr w:type="spellEnd"/>
        <w:r w:rsidR="00E95149">
          <w:t xml:space="preserve"> et al integrated community concept paper, and others that argue interactions do not always directly lead to the </w:t>
        </w:r>
      </w:ins>
      <w:ins w:id="108" w:author="zenrunner" w:date="2019-02-13T13:26:00Z">
        <w:r w:rsidR="00E95149">
          <w:t>same</w:t>
        </w:r>
      </w:ins>
      <w:ins w:id="109" w:author="zenrunner" w:date="2019-02-13T13:25:00Z">
        <w:r w:rsidR="00E95149">
          <w:t xml:space="preserve"> </w:t>
        </w:r>
      </w:ins>
      <w:ins w:id="110" w:author="zenrunner" w:date="2019-02-13T13:26:00Z">
        <w:r w:rsidR="00E95149">
          <w:t xml:space="preserve">net outcomes and that context is important – see the Chamberlain et al meta on this topic too. </w:t>
        </w:r>
      </w:ins>
      <w:r w:rsidR="00B51372">
        <w:t xml:space="preserve">The balance of </w:t>
      </w:r>
      <w:r w:rsidR="00B51372" w:rsidRPr="000E1927">
        <w:t xml:space="preserve">facilitative and competitive </w:t>
      </w:r>
      <w:r w:rsidR="00B51372" w:rsidRPr="000E1927">
        <w:lastRenderedPageBreak/>
        <w:t>interactions</w:t>
      </w:r>
      <w:r w:rsidR="00B51372">
        <w:t xml:space="preserve"> can be </w:t>
      </w:r>
      <w:del w:id="111" w:author="zenrunner" w:date="2019-02-13T13:26:00Z">
        <w:r w:rsidR="00B51372" w:rsidDel="00B55AB0">
          <w:delText xml:space="preserve">further altered </w:delText>
        </w:r>
      </w:del>
      <w:ins w:id="112" w:author="zenrunner" w:date="2019-02-13T13:26:00Z">
        <w:r w:rsidR="00B55AB0">
          <w:t xml:space="preserve">shifted </w:t>
        </w:r>
      </w:ins>
      <w:r w:rsidR="00B51372">
        <w:t>by life stage</w:t>
      </w:r>
      <w:ins w:id="113" w:author="zenrunner" w:date="2019-02-13T13:26:00Z">
        <w:r w:rsidR="00513A53">
          <w:t xml:space="preserve"> of the both the </w:t>
        </w:r>
      </w:ins>
      <w:ins w:id="114" w:author="zenrunner" w:date="2019-02-13T13:27:00Z">
        <w:r w:rsidR="00513A53">
          <w:t>protégé</w:t>
        </w:r>
      </w:ins>
      <w:ins w:id="115" w:author="zenrunner" w:date="2019-02-13T13:26:00Z">
        <w:r w:rsidR="00513A53">
          <w:t xml:space="preserve"> </w:t>
        </w:r>
      </w:ins>
      <w:ins w:id="116" w:author="zenrunner" w:date="2019-02-13T13:27:00Z">
        <w:r w:rsidR="00513A53">
          <w:t>species</w:t>
        </w:r>
      </w:ins>
      <w:r w:rsidR="00B51372" w:rsidRPr="000E1927">
        <w:t xml:space="preserve"> </w:t>
      </w:r>
      <w:r w:rsidR="00ED07F6">
        <w:fldChar w:fldCharType="begin">
          <w:fldData xml:space="preserve">PEVuZE5vdGU+PENpdGU+PEF1dGhvcj5CcnVubzwvQXV0aG9yPjxZZWFyPjIwMDM8L1llYXI+PFJl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</w:fldData>
        </w:fldChar>
      </w:r>
      <w:r w:rsidR="001467D2">
        <w:instrText xml:space="preserve"> ADDIN EN.CITE </w:instrText>
      </w:r>
      <w:r w:rsidR="001467D2">
        <w:fldChar w:fldCharType="begin">
          <w:fldData xml:space="preserve">PEVuZE5vdGU+PENpdGU+PEF1dGhvcj5CcnVubzwvQXV0aG9yPjxZZWFyPjIwMDM8L1llYXI+PFJl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</w:fldData>
        </w:fldChar>
      </w:r>
      <w:r w:rsidR="001467D2">
        <w:instrText xml:space="preserve"> ADDIN EN.CITE.DATA </w:instrText>
      </w:r>
      <w:r w:rsidR="001467D2">
        <w:fldChar w:fldCharType="end"/>
      </w:r>
      <w:r w:rsidR="00ED07F6">
        <w:fldChar w:fldCharType="separate"/>
      </w:r>
      <w:r w:rsidR="001467D2">
        <w:rPr>
          <w:noProof/>
        </w:rPr>
        <w:t>(</w:t>
      </w:r>
      <w:hyperlink w:anchor="_ENREF_87" w:tooltip="Valiente-Banuet, 1991 #143" w:history="1">
        <w:r w:rsidR="00663A38">
          <w:rPr>
            <w:noProof/>
          </w:rPr>
          <w:t>Valiente-Banuet et al. 1991</w:t>
        </w:r>
      </w:hyperlink>
      <w:r w:rsidR="001467D2">
        <w:rPr>
          <w:noProof/>
        </w:rPr>
        <w:t xml:space="preserve">; </w:t>
      </w:r>
      <w:hyperlink w:anchor="_ENREF_63" w:tooltip="Pugnaire, 1996 #19" w:history="1">
        <w:r w:rsidR="00663A38">
          <w:rPr>
            <w:noProof/>
          </w:rPr>
          <w:t>Pugnaire et al. 1996</w:t>
        </w:r>
      </w:hyperlink>
      <w:r w:rsidR="001467D2">
        <w:rPr>
          <w:noProof/>
        </w:rPr>
        <w:t xml:space="preserve">; </w:t>
      </w:r>
      <w:hyperlink w:anchor="_ENREF_18" w:tooltip="Callaway, 1997 #3" w:history="1">
        <w:r w:rsidR="00663A38">
          <w:rPr>
            <w:noProof/>
          </w:rPr>
          <w:t>Callaway and Walker 1997b</w:t>
        </w:r>
      </w:hyperlink>
      <w:r w:rsidR="001467D2">
        <w:rPr>
          <w:noProof/>
        </w:rPr>
        <w:t xml:space="preserve">; </w:t>
      </w:r>
      <w:hyperlink w:anchor="_ENREF_69" w:tooltip="Rousset, 2000 #246" w:history="1">
        <w:r w:rsidR="00663A38">
          <w:rPr>
            <w:noProof/>
          </w:rPr>
          <w:t>Rousset and Lepart 2000</w:t>
        </w:r>
      </w:hyperlink>
      <w:r w:rsidR="001467D2">
        <w:rPr>
          <w:noProof/>
        </w:rPr>
        <w:t xml:space="preserve">; </w:t>
      </w:r>
      <w:hyperlink w:anchor="_ENREF_14" w:tooltip="Bruno, 2003 #25" w:history="1">
        <w:r w:rsidR="00663A38">
          <w:rPr>
            <w:noProof/>
          </w:rPr>
          <w:t>Bruno et al. 2003</w:t>
        </w:r>
      </w:hyperlink>
      <w:r w:rsidR="001467D2">
        <w:rPr>
          <w:noProof/>
        </w:rPr>
        <w:t>)</w:t>
      </w:r>
      <w:r w:rsidR="00ED07F6">
        <w:fldChar w:fldCharType="end"/>
      </w:r>
      <w:ins w:id="117" w:author="zenrunner" w:date="2019-02-13T13:27:00Z">
        <w:r w:rsidR="00513A53">
          <w:t xml:space="preserve"> and the foundation species (assume MUCH less </w:t>
        </w:r>
        <w:r w:rsidR="0075482B">
          <w:t>studied</w:t>
        </w:r>
        <w:r w:rsidR="00513A53">
          <w:t xml:space="preserve"> right)</w:t>
        </w:r>
      </w:ins>
      <w:r w:rsidR="00ED07F6">
        <w:t xml:space="preserve">. </w:t>
      </w:r>
      <w:r w:rsidR="00B51372" w:rsidRPr="000E1927">
        <w:t>For example, within some nurse</w:t>
      </w:r>
      <w:r w:rsidR="00B51372">
        <w:t>-</w:t>
      </w:r>
      <w:r w:rsidR="00B51372" w:rsidRPr="000E1927">
        <w:t>plant systems</w:t>
      </w:r>
      <w:r w:rsidR="00B51372">
        <w:t>,</w:t>
      </w:r>
      <w:r w:rsidR="00B51372" w:rsidRPr="000E1927">
        <w:t xml:space="preserve"> young plants are facilitated during establishment but later compete with their nurses for resources</w:t>
      </w:r>
      <w:r w:rsidR="00ED07F6">
        <w:t xml:space="preserve"> </w:t>
      </w:r>
      <w:r w:rsidR="00ED07F6">
        <w:fldChar w:fldCharType="begin"/>
      </w:r>
      <w:r w:rsidR="005E44FC">
        <w:instrText xml:space="preserve"> ADDIN EN.CITE &lt;EndNote&gt;&lt;Cite&gt;&lt;Author&gt;Yeaton&lt;/Author&gt;&lt;Year&gt;1978&lt;/Year&gt;&lt;RecNum&gt;15&lt;/RecNum&gt;&lt;DisplayText&gt;(Yeaton 1978)&lt;/DisplayText&gt;&lt;record&gt;&lt;rec-number&gt;15&lt;/rec-number&gt;&lt;foreign-keys&gt;&lt;key app="EN" db-id="efxxxd2elfvxfde05eev9swq9zv0dswrxzp2"&gt;15&lt;/key&gt;&lt;/foreign-keys&gt;&lt;ref-type name="Journal Article"&gt;17&lt;/ref-type&gt;&lt;contributors&gt;&lt;authors&gt;&lt;author&gt;Yeaton, Richard I&lt;/author&gt;&lt;/authors&gt;&lt;/contributors&gt;&lt;titles&gt;&lt;title&gt;A cyclical relationship between Larrea tridentata and Opuntia leptocaulis in the northern Chihuahuan Desert&lt;/title&gt;&lt;secondary-title&gt;The Journal of Ecology&lt;/secondary-title&gt;&lt;/titles&gt;&lt;periodical&gt;&lt;full-title&gt;The Journal of Ecology&lt;/full-title&gt;&lt;/periodical&gt;&lt;pages&gt;651-656&lt;/pages&gt;&lt;dates&gt;&lt;year&gt;1978&lt;/year&gt;&lt;/dates&gt;&lt;isbn&gt;0022-0477&lt;/isbn&gt;&lt;urls&gt;&lt;/urls&gt;&lt;/record&gt;&lt;/Cite&gt;&lt;/EndNote&gt;</w:instrText>
      </w:r>
      <w:r w:rsidR="00ED07F6">
        <w:fldChar w:fldCharType="separate"/>
      </w:r>
      <w:r w:rsidR="005E44FC">
        <w:rPr>
          <w:noProof/>
        </w:rPr>
        <w:t>(</w:t>
      </w:r>
      <w:hyperlink w:anchor="_ENREF_95" w:tooltip="Yeaton, 1978 #15" w:history="1">
        <w:r w:rsidR="00663A38">
          <w:rPr>
            <w:noProof/>
          </w:rPr>
          <w:t>Yeaton 1978</w:t>
        </w:r>
      </w:hyperlink>
      <w:r w:rsidR="005E44FC">
        <w:rPr>
          <w:noProof/>
        </w:rPr>
        <w:t>)</w:t>
      </w:r>
      <w:r w:rsidR="00ED07F6">
        <w:fldChar w:fldCharType="end"/>
      </w:r>
      <w:r w:rsidR="00ED07F6">
        <w:t xml:space="preserve">. </w:t>
      </w:r>
      <w:r w:rsidR="00B51372" w:rsidRPr="000E1927">
        <w:t xml:space="preserve">For plants, the </w:t>
      </w:r>
      <w:r w:rsidR="00B51372">
        <w:t xml:space="preserve">life stage </w:t>
      </w:r>
      <w:r w:rsidR="00B51372" w:rsidRPr="000E1927">
        <w:t>shift from vegetative growth to reproductive growth is a major event</w:t>
      </w:r>
      <w:r w:rsidR="00B51372">
        <w:t xml:space="preserve"> in resource allocation</w:t>
      </w:r>
      <w:r w:rsidR="00ED07F6">
        <w:t xml:space="preserve"> </w:t>
      </w:r>
      <w:r w:rsidR="00ED07F6">
        <w:fldChar w:fldCharType="begin"/>
      </w:r>
      <w:r w:rsidR="005E44FC">
        <w:instrText xml:space="preserve"> ADDIN EN.CITE &lt;EndNote&gt;&lt;Cite&gt;&lt;Author&gt;Bazzaz&lt;/Author&gt;&lt;Year&gt;1987&lt;/Year&gt;&lt;RecNum&gt;318&lt;/RecNum&gt;&lt;DisplayText&gt;(Bazzaz et al. 1987)&lt;/DisplayText&gt;&lt;record&gt;&lt;rec-number&gt;318&lt;/rec-number&gt;&lt;foreign-keys&gt;&lt;key app="EN" db-id="efxxxd2elfvxfde05eev9swq9zv0dswrxzp2"&gt;318&lt;/key&gt;&lt;/foreign-keys&gt;&lt;ref-type name="Journal Article"&gt;17&lt;/ref-type&gt;&lt;contributors&gt;&lt;authors&gt;&lt;author&gt;Bazzaz, Fakhri A&lt;/author&gt;&lt;author&gt;Chiariello, Nona R&lt;/author&gt;&lt;author&gt;Coley, Phyllis D&lt;/author&gt;&lt;author&gt;Pitelka, Louis F&lt;/author&gt;&lt;/authors&gt;&lt;/contributors&gt;&lt;titles&gt;&lt;title&gt;Allocating resources to reproduction and defense&lt;/title&gt;&lt;secondary-title&gt;BioScience&lt;/secondary-title&gt;&lt;/titles&gt;&lt;periodical&gt;&lt;full-title&gt;BioScience&lt;/full-title&gt;&lt;/periodical&gt;&lt;pages&gt;58-67&lt;/pages&gt;&lt;volume&gt;37&lt;/volume&gt;&lt;number&gt;1&lt;/number&gt;&lt;dates&gt;&lt;year&gt;1987&lt;/year&gt;&lt;/dates&gt;&lt;isbn&gt;0006-3568&lt;/isbn&gt;&lt;urls&gt;&lt;/urls&gt;&lt;/record&gt;&lt;/Cite&gt;&lt;/EndNote&gt;</w:instrText>
      </w:r>
      <w:r w:rsidR="00ED07F6">
        <w:fldChar w:fldCharType="separate"/>
      </w:r>
      <w:r w:rsidR="005E44FC">
        <w:rPr>
          <w:noProof/>
        </w:rPr>
        <w:t>(</w:t>
      </w:r>
      <w:hyperlink w:anchor="_ENREF_5" w:tooltip="Bazzaz, 1987 #318" w:history="1">
        <w:r w:rsidR="00663A38">
          <w:rPr>
            <w:noProof/>
          </w:rPr>
          <w:t>Bazzaz et al. 1987</w:t>
        </w:r>
      </w:hyperlink>
      <w:r w:rsidR="005E44FC">
        <w:rPr>
          <w:noProof/>
        </w:rPr>
        <w:t>)</w:t>
      </w:r>
      <w:r w:rsidR="00ED07F6">
        <w:fldChar w:fldCharType="end"/>
      </w:r>
      <w:r w:rsidR="00ED07F6">
        <w:t xml:space="preserve">. </w:t>
      </w:r>
      <w:ins w:id="118" w:author="zenrunner" w:date="2019-02-13T13:27:00Z">
        <w:r w:rsidR="0091565C">
          <w:t xml:space="preserve">There is evidence that earlier life stages in </w:t>
        </w:r>
        <w:proofErr w:type="spellStart"/>
        <w:r w:rsidR="0091565C">
          <w:t>dryland</w:t>
        </w:r>
        <w:proofErr w:type="spellEnd"/>
        <w:r w:rsidR="0091565C">
          <w:t xml:space="preserve"> systems in particular likely </w:t>
        </w:r>
      </w:ins>
      <w:ins w:id="119" w:author="zenrunner" w:date="2019-02-13T13:28:00Z">
        <w:r w:rsidR="0091565C">
          <w:t>experience</w:t>
        </w:r>
      </w:ins>
      <w:ins w:id="120" w:author="zenrunner" w:date="2019-02-13T13:27:00Z">
        <w:r w:rsidR="0091565C">
          <w:t xml:space="preserve"> </w:t>
        </w:r>
      </w:ins>
      <w:ins w:id="121" w:author="zenrunner" w:date="2019-02-13T13:28:00Z">
        <w:r w:rsidR="0091565C">
          <w:t>higher relative mortality rates (citations) but reproductive output and fitness consequences are ultimately also important life stages and traits to examine because of the capacity to inform fitness e</w:t>
        </w:r>
      </w:ins>
      <w:ins w:id="122" w:author="zenrunner" w:date="2019-02-13T13:29:00Z">
        <w:r w:rsidR="0091565C">
          <w:t>st</w:t>
        </w:r>
        <w:r w:rsidR="00D87040">
          <w:t xml:space="preserve">imates and </w:t>
        </w:r>
        <w:r w:rsidR="00B01DD0">
          <w:t xml:space="preserve">shape selection processes.  </w:t>
        </w:r>
      </w:ins>
      <w:r w:rsidR="00B51372" w:rsidRPr="00892D14">
        <w:rPr>
          <w:highlight w:val="yellow"/>
          <w:rPrChange w:id="123" w:author="zenrunner" w:date="2019-02-13T13:29:00Z">
            <w:rPr/>
          </w:rPrChange>
        </w:rPr>
        <w:t>Phenological shifts are likely a critical mediator of the sign of net outcomes of interactions with flowering, foundation plant species such as shrubs.</w:t>
      </w:r>
      <w:ins w:id="124" w:author="zenrunner" w:date="2019-02-13T13:29:00Z">
        <w:r w:rsidR="00892D14">
          <w:t xml:space="preserve"> - </w:t>
        </w:r>
        <w:proofErr w:type="gramStart"/>
        <w:r w:rsidR="00892D14">
          <w:t>rework</w:t>
        </w:r>
      </w:ins>
      <w:proofErr w:type="gramEnd"/>
      <w:r w:rsidR="00B51372">
        <w:t xml:space="preserve"> </w:t>
      </w:r>
    </w:p>
    <w:p w14:paraId="76EEF9DF" w14:textId="77777777" w:rsidR="00B51372" w:rsidRPr="000327C0" w:rsidRDefault="00B51372" w:rsidP="00CC614D">
      <w:pPr>
        <w:spacing w:line="360" w:lineRule="auto"/>
      </w:pPr>
      <w:r>
        <w:t xml:space="preserve">The Mojave Desert is a biodiversity hotspot supporting </w:t>
      </w:r>
      <w:r w:rsidR="00D1380D">
        <w:t xml:space="preserve">at least </w:t>
      </w:r>
      <w:r>
        <w:t xml:space="preserve">659 species of bees </w:t>
      </w:r>
      <w:r w:rsidR="00B6614C">
        <w:fldChar w:fldCharType="begin"/>
      </w:r>
      <w:r w:rsidR="005E44FC">
        <w:instrText xml:space="preserve"> ADDIN EN.CITE &lt;EndNote&gt;&lt;Cite&gt;&lt;Author&gt;Saul-Gershenz&lt;/Author&gt;&lt;Year&gt;2012&lt;/Year&gt;&lt;RecNum&gt;230&lt;/RecNum&gt;&lt;DisplayText&gt;(Saul-Gershenz et al. 2012)&lt;/DisplayText&gt;&lt;record&gt;&lt;rec-number&gt;230&lt;/rec-number&gt;&lt;foreign-keys&gt;&lt;key app="EN" db-id="efxxxd2elfvxfde05eev9swq9zv0dswrxzp2"&gt;230&lt;/key&gt;&lt;/foreign-keys&gt;&lt;ref-type name="Magazine Article"&gt;19&lt;/ref-type&gt;&lt;contributors&gt;&lt;authors&gt;&lt;author&gt;Saul-Gershenz, L, &lt;/author&gt;&lt;author&gt;Millar, J&lt;/author&gt;&lt;author&gt;McElfresh, J. &lt;/author&gt;&lt;/authors&gt;&lt;/contributors&gt;&lt;titles&gt;&lt;secondary-title&gt;Mojave National Preserve. National Park Service U.S. Department of the Interior. &lt;/secondary-title&gt;&lt;/titles&gt;&lt;dates&gt;&lt;year&gt;2012&lt;/year&gt;&lt;/dates&gt;&lt;pub-location&gt;https://www.nps.gov/moja/learn/nature/upload/201204MOJAscience.pdf&lt;/pub-location&gt;&lt;urls&gt;&lt;/urls&gt;&lt;/record&gt;&lt;/Cite&gt;&lt;/EndNote&gt;</w:instrText>
      </w:r>
      <w:r w:rsidR="00B6614C">
        <w:fldChar w:fldCharType="separate"/>
      </w:r>
      <w:r w:rsidR="005E44FC">
        <w:rPr>
          <w:noProof/>
        </w:rPr>
        <w:t>(</w:t>
      </w:r>
      <w:hyperlink w:anchor="_ENREF_72" w:tooltip="Saul-Gershenz, 2012 #230" w:history="1">
        <w:r w:rsidR="00663A38">
          <w:rPr>
            <w:noProof/>
          </w:rPr>
          <w:t>Saul-Gershenz et al. 2012</w:t>
        </w:r>
      </w:hyperlink>
      <w:r w:rsidR="005E44FC">
        <w:rPr>
          <w:noProof/>
        </w:rPr>
        <w:t>)</w:t>
      </w:r>
      <w:r w:rsidR="00B6614C">
        <w:fldChar w:fldCharType="end"/>
      </w:r>
      <w:r w:rsidR="00B6614C">
        <w:t xml:space="preserve"> </w:t>
      </w:r>
      <w:r>
        <w:t>and 1680 species of vascular plants</w:t>
      </w:r>
      <w:r w:rsidR="00B6614C">
        <w:t xml:space="preserve"> </w:t>
      </w:r>
      <w:r w:rsidR="00B6614C">
        <w:fldChar w:fldCharType="begin"/>
      </w:r>
      <w:r w:rsidR="005E44FC">
        <w:instrText xml:space="preserve"> ADDIN EN.CITE &lt;EndNote&gt;&lt;Cite&gt;&lt;Author&gt;Rundel&lt;/Author&gt;&lt;Year&gt;2005&lt;/Year&gt;&lt;RecNum&gt;231&lt;/RecNum&gt;&lt;DisplayText&gt;(Rundel and Gibson 2005)&lt;/DisplayText&gt;&lt;record&gt;&lt;rec-number&gt;231&lt;/rec-number&gt;&lt;foreign-keys&gt;&lt;key app="EN" db-id="efxxxd2elfvxfde05eev9swq9zv0dswrxzp2"&gt;231&lt;/key&gt;&lt;/foreign-keys&gt;&lt;ref-type name="Book"&gt;6&lt;/ref-type&gt;&lt;contributors&gt;&lt;authors&gt;&lt;author&gt;Rundel, Philip W&lt;/author&gt;&lt;author&gt;Gibson, Arthur C&lt;/author&gt;&lt;/authors&gt;&lt;/contributors&gt;&lt;titles&gt;&lt;title&gt;Ecological communities and processes in a Mojave Desert ecosystem&lt;/title&gt;&lt;/titles&gt;&lt;dates&gt;&lt;year&gt;2005&lt;/year&gt;&lt;/dates&gt;&lt;publisher&gt;Cambridge University Press&lt;/publisher&gt;&lt;isbn&gt;0521021413&lt;/isbn&gt;&lt;urls&gt;&lt;/urls&gt;&lt;/record&gt;&lt;/Cite&gt;&lt;/EndNote&gt;</w:instrText>
      </w:r>
      <w:r w:rsidR="00B6614C">
        <w:fldChar w:fldCharType="separate"/>
      </w:r>
      <w:r w:rsidR="005E44FC">
        <w:rPr>
          <w:noProof/>
        </w:rPr>
        <w:t>(</w:t>
      </w:r>
      <w:hyperlink w:anchor="_ENREF_70" w:tooltip="Rundel, 2005 #231" w:history="1">
        <w:r w:rsidR="00663A38">
          <w:rPr>
            <w:noProof/>
          </w:rPr>
          <w:t>Rundel and Gibson 2005</w:t>
        </w:r>
      </w:hyperlink>
      <w:r w:rsidR="005E44FC">
        <w:rPr>
          <w:noProof/>
        </w:rPr>
        <w:t>)</w:t>
      </w:r>
      <w:r w:rsidR="00B6614C">
        <w:fldChar w:fldCharType="end"/>
      </w:r>
      <w:r>
        <w:t xml:space="preserve">. Despite the celebrated biodiversity of Southwestern Deserts, pollinator-mediated interactions in this region are infrequently studied. Increases in intraspecific density can benefit the pollination of desert mustard </w:t>
      </w:r>
      <w:proofErr w:type="spellStart"/>
      <w:r>
        <w:rPr>
          <w:i/>
          <w:iCs/>
        </w:rPr>
        <w:t>Lesquerella</w:t>
      </w:r>
      <w:proofErr w:type="spellEnd"/>
      <w:r>
        <w:rPr>
          <w:i/>
          <w:iCs/>
        </w:rPr>
        <w:t xml:space="preserve"> </w:t>
      </w:r>
      <w:proofErr w:type="spellStart"/>
      <w:r>
        <w:rPr>
          <w:i/>
          <w:iCs/>
        </w:rPr>
        <w:t>fendleri</w:t>
      </w:r>
      <w:proofErr w:type="spellEnd"/>
      <w:r>
        <w:t xml:space="preserve"> </w:t>
      </w:r>
      <w:r w:rsidR="00B6614C">
        <w:fldChar w:fldCharType="begin"/>
      </w:r>
      <w:r w:rsidR="005E44FC">
        <w:instrText xml:space="preserve"> ADDIN EN.CITE &lt;EndNote&gt;&lt;Cite&gt;&lt;Author&gt;Roll&lt;/Author&gt;&lt;Year&gt;1997&lt;/Year&gt;&lt;RecNum&gt;232&lt;/RecNum&gt;&lt;DisplayText&gt;(Roll et al. 1997)&lt;/DisplayText&gt;&lt;record&gt;&lt;rec-number&gt;232&lt;/rec-number&gt;&lt;foreign-keys&gt;&lt;key app="EN" db-id="efxxxd2elfvxfde05eev9swq9zv0dswrxzp2"&gt;232&lt;/key&gt;&lt;/foreign-keys&gt;&lt;ref-type name="Journal Article"&gt;17&lt;/ref-type&gt;&lt;contributors&gt;&lt;authors&gt;&lt;author&gt;Roll, Julia&lt;/author&gt;&lt;author&gt;Mitchell, Randall J&lt;/author&gt;&lt;author&gt;Cabin, Robert J&lt;/author&gt;&lt;author&gt;Marshall, Diane L&lt;/author&gt;&lt;/authors&gt;&lt;/contributors&gt;&lt;titles&gt;&lt;title&gt;Reproductive Success Increases with Local Density of Conspecif ics in a Desert Mustard (Lesquerella fendleri) El Exito Reproductivo Incrementa con la Densidad Local de Coespecificos en la Mostaza del Desierto (Lesquerella fendleri)&lt;/title&gt;&lt;secondary-title&gt;Conservation biology&lt;/secondary-title&gt;&lt;/titles&gt;&lt;periodical&gt;&lt;full-title&gt;Conservation Biology&lt;/full-title&gt;&lt;/periodical&gt;&lt;pages&gt;738-746&lt;/pages&gt;&lt;volume&gt;11&lt;/volume&gt;&lt;number&gt;3&lt;/number&gt;&lt;dates&gt;&lt;year&gt;1997&lt;/year&gt;&lt;/dates&gt;&lt;isbn&gt;0888-8892&lt;/isbn&gt;&lt;urls&gt;&lt;/urls&gt;&lt;/record&gt;&lt;/Cite&gt;&lt;/EndNote&gt;</w:instrText>
      </w:r>
      <w:r w:rsidR="00B6614C">
        <w:fldChar w:fldCharType="separate"/>
      </w:r>
      <w:r w:rsidR="005E44FC">
        <w:rPr>
          <w:noProof/>
        </w:rPr>
        <w:t>(</w:t>
      </w:r>
      <w:hyperlink w:anchor="_ENREF_68" w:tooltip="Roll, 1997 #232" w:history="1">
        <w:r w:rsidR="00663A38">
          <w:rPr>
            <w:noProof/>
          </w:rPr>
          <w:t>Roll et al. 1997</w:t>
        </w:r>
      </w:hyperlink>
      <w:r w:rsidR="005E44FC">
        <w:rPr>
          <w:noProof/>
        </w:rPr>
        <w:t>)</w:t>
      </w:r>
      <w:r w:rsidR="00B6614C">
        <w:fldChar w:fldCharType="end"/>
      </w:r>
      <w:r>
        <w:t xml:space="preserve">; however, interspecific studies have primarily focused on competition within cacti systems in the Sonoran Desert </w:t>
      </w:r>
      <w:r w:rsidR="00B6614C">
        <w:fldChar w:fldCharType="begin"/>
      </w:r>
      <w:r w:rsidR="005E44FC">
        <w:instrText xml:space="preserve"> ADDIN EN.CITE &lt;EndNote&gt;&lt;Cite&gt;&lt;Author&gt;Fleming&lt;/Author&gt;&lt;Year&gt;2001&lt;/Year&gt;&lt;RecNum&gt;233&lt;/RecNum&gt;&lt;DisplayText&gt;(Fleming et al. 2001)&lt;/DisplayText&gt;&lt;record&gt;&lt;rec-number&gt;233&lt;/rec-number&gt;&lt;foreign-keys&gt;&lt;key app="EN" db-id="efxxxd2elfvxfde05eev9swq9zv0dswrxzp2"&gt;233&lt;/key&gt;&lt;/foreign-keys&gt;&lt;ref-type name="Journal Article"&gt;17&lt;/ref-type&gt;&lt;contributors&gt;&lt;authors&gt;&lt;author&gt;Fleming, Theodore H&lt;/author&gt;&lt;author&gt;Sahley, Catherine T&lt;/author&gt;&lt;author&gt;Holland, J Nathaniel&lt;/author&gt;&lt;author&gt;Nason, John D&lt;/author&gt;&lt;author&gt;Hamrick, JL&lt;/author&gt;&lt;/authors&gt;&lt;/contributors&gt;&lt;titles&gt;&lt;title&gt;Sonoran Desert columnar cacti and the evolution of generalized pollination systems&lt;/title&gt;&lt;secondary-title&gt;Ecological Monographs&lt;/secondary-title&gt;&lt;/titles&gt;&lt;periodical&gt;&lt;full-title&gt;Ecological Monographs&lt;/full-title&gt;&lt;/periodical&gt;&lt;pages&gt;511-530&lt;/pages&gt;&lt;volume&gt;71&lt;/volume&gt;&lt;number&gt;4&lt;/number&gt;&lt;dates&gt;&lt;year&gt;2001&lt;/year&gt;&lt;/dates&gt;&lt;isbn&gt;1557-7015&lt;/isbn&gt;&lt;urls&gt;&lt;/urls&gt;&lt;/record&gt;&lt;/Cite&gt;&lt;/EndNote&gt;</w:instrText>
      </w:r>
      <w:r w:rsidR="00B6614C">
        <w:fldChar w:fldCharType="separate"/>
      </w:r>
      <w:r w:rsidR="005E44FC">
        <w:rPr>
          <w:noProof/>
        </w:rPr>
        <w:t>(</w:t>
      </w:r>
      <w:hyperlink w:anchor="_ENREF_30" w:tooltip="Fleming, 2001 #233" w:history="1">
        <w:r w:rsidR="00663A38">
          <w:rPr>
            <w:noProof/>
          </w:rPr>
          <w:t>Fleming et al. 2001</w:t>
        </w:r>
      </w:hyperlink>
      <w:r w:rsidR="005E44FC">
        <w:rPr>
          <w:noProof/>
        </w:rPr>
        <w:t>)</w:t>
      </w:r>
      <w:r w:rsidR="00B6614C">
        <w:fldChar w:fldCharType="end"/>
      </w:r>
      <w:r>
        <w:t xml:space="preserve">. Plant-pollinator systems in southwest deserts are home to rare obligate mutualisms such as the Joshua tree </w:t>
      </w:r>
      <w:r w:rsidRPr="00294B2F">
        <w:rPr>
          <w:i/>
        </w:rPr>
        <w:t xml:space="preserve">Yucca </w:t>
      </w:r>
      <w:proofErr w:type="spellStart"/>
      <w:r w:rsidRPr="00294B2F">
        <w:rPr>
          <w:i/>
        </w:rPr>
        <w:t>brevifolia</w:t>
      </w:r>
      <w:proofErr w:type="spellEnd"/>
      <w:r>
        <w:t xml:space="preserve"> and Yucca moths</w:t>
      </w:r>
      <w:r w:rsidR="00B6614C">
        <w:t xml:space="preserve"> </w:t>
      </w:r>
      <w:r w:rsidR="00B6614C">
        <w:fldChar w:fldCharType="begin"/>
      </w:r>
      <w:r w:rsidR="005E44FC">
        <w:instrText xml:space="preserve"> ADDIN EN.CITE &lt;EndNote&gt;&lt;Cite&gt;&lt;Author&gt;Pellmyr&lt;/Author&gt;&lt;Year&gt;2003&lt;/Year&gt;&lt;RecNum&gt;235&lt;/RecNum&gt;&lt;DisplayText&gt;(Pellmyr 2003)&lt;/DisplayText&gt;&lt;record&gt;&lt;rec-number&gt;235&lt;/rec-number&gt;&lt;foreign-keys&gt;&lt;key app="EN" db-id="efxxxd2elfvxfde05eev9swq9zv0dswrxzp2"&gt;235&lt;/key&gt;&lt;/foreign-keys&gt;&lt;ref-type name="Journal Article"&gt;17&lt;/ref-type&gt;&lt;contributors&gt;&lt;authors&gt;&lt;author&gt;Pellmyr, Olle&lt;/author&gt;&lt;/authors&gt;&lt;/contributors&gt;&lt;titles&gt;&lt;title&gt;Yuccas, yucca moths, and coevolution: a review&lt;/title&gt;&lt;secondary-title&gt;Annals of the Missouri Botanical Garden&lt;/secondary-title&gt;&lt;/titles&gt;&lt;periodical&gt;&lt;full-title&gt;Annals of the Missouri Botanical Garden&lt;/full-title&gt;&lt;/periodical&gt;&lt;pages&gt;35-55&lt;/pages&gt;&lt;dates&gt;&lt;year&gt;2003&lt;/year&gt;&lt;/dates&gt;&lt;isbn&gt;0026-6493&lt;/isbn&gt;&lt;urls&gt;&lt;/urls&gt;&lt;/record&gt;&lt;/Cite&gt;&lt;/EndNote&gt;</w:instrText>
      </w:r>
      <w:r w:rsidR="00B6614C">
        <w:fldChar w:fldCharType="separate"/>
      </w:r>
      <w:r w:rsidR="005E44FC">
        <w:rPr>
          <w:noProof/>
        </w:rPr>
        <w:t>(</w:t>
      </w:r>
      <w:hyperlink w:anchor="_ENREF_60" w:tooltip="Pellmyr, 2003 #235" w:history="1">
        <w:r w:rsidR="00663A38">
          <w:rPr>
            <w:noProof/>
          </w:rPr>
          <w:t>Pellmyr 2003</w:t>
        </w:r>
      </w:hyperlink>
      <w:r w:rsidR="005E44FC">
        <w:rPr>
          <w:noProof/>
        </w:rPr>
        <w:t>)</w:t>
      </w:r>
      <w:r w:rsidR="00B6614C">
        <w:fldChar w:fldCharType="end"/>
      </w:r>
      <w:r w:rsidR="00B6614C">
        <w:t xml:space="preserve">, </w:t>
      </w:r>
      <w:r>
        <w:t xml:space="preserve">and the </w:t>
      </w:r>
      <w:proofErr w:type="spellStart"/>
      <w:r>
        <w:t>senita</w:t>
      </w:r>
      <w:proofErr w:type="spellEnd"/>
      <w:r>
        <w:t xml:space="preserve"> cactus </w:t>
      </w:r>
      <w:proofErr w:type="spellStart"/>
      <w:r w:rsidRPr="00294B2F">
        <w:rPr>
          <w:i/>
        </w:rPr>
        <w:t>Pachycereus</w:t>
      </w:r>
      <w:proofErr w:type="spellEnd"/>
      <w:r w:rsidRPr="00294B2F">
        <w:rPr>
          <w:i/>
        </w:rPr>
        <w:t xml:space="preserve"> </w:t>
      </w:r>
      <w:proofErr w:type="spellStart"/>
      <w:r w:rsidRPr="00294B2F">
        <w:rPr>
          <w:i/>
        </w:rPr>
        <w:t>schottii</w:t>
      </w:r>
      <w:proofErr w:type="spellEnd"/>
      <w:r>
        <w:rPr>
          <w:i/>
        </w:rPr>
        <w:t xml:space="preserve"> </w:t>
      </w:r>
      <w:r>
        <w:t xml:space="preserve">and </w:t>
      </w:r>
      <w:proofErr w:type="spellStart"/>
      <w:r>
        <w:t>senita</w:t>
      </w:r>
      <w:proofErr w:type="spellEnd"/>
      <w:r>
        <w:t xml:space="preserve"> moths </w:t>
      </w:r>
      <w:r w:rsidR="00B6614C">
        <w:fldChar w:fldCharType="begin"/>
      </w:r>
      <w:r w:rsidR="005E44FC">
        <w:instrText xml:space="preserve"> ADDIN EN.CITE &lt;EndNote&gt;&lt;Cite&gt;&lt;Author&gt;Fleming&lt;/Author&gt;&lt;Year&gt;1998&lt;/Year&gt;&lt;RecNum&gt;234&lt;/RecNum&gt;&lt;DisplayText&gt;(Fleming and Holland 1998)&lt;/DisplayText&gt;&lt;record&gt;&lt;rec-number&gt;234&lt;/rec-number&gt;&lt;foreign-keys&gt;&lt;key app="EN" db-id="efxxxd2elfvxfde05eev9swq9zv0dswrxzp2"&gt;234&lt;/key&gt;&lt;/foreign-keys&gt;&lt;ref-type name="Journal Article"&gt;17&lt;/ref-type&gt;&lt;contributors&gt;&lt;authors&gt;&lt;author&gt;Fleming, Theodore H&lt;/author&gt;&lt;author&gt;Holland, J Nathaniel&lt;/author&gt;&lt;/authors&gt;&lt;/contributors&gt;&lt;titles&gt;&lt;title&gt;The evolution of obligate pollination mutualisms: senita cactus and senita moth&lt;/title&gt;&lt;secondary-title&gt;Oecologia&lt;/secondary-title&gt;&lt;/titles&gt;&lt;periodical&gt;&lt;full-title&gt;Oecologia&lt;/full-title&gt;&lt;/periodical&gt;&lt;pages&gt;368-375&lt;/pages&gt;&lt;volume&gt;114&lt;/volume&gt;&lt;number&gt;3&lt;/number&gt;&lt;dates&gt;&lt;year&gt;1998&lt;/year&gt;&lt;/dates&gt;&lt;isbn&gt;0029-8549&lt;/isbn&gt;&lt;urls&gt;&lt;/urls&gt;&lt;/record&gt;&lt;/Cite&gt;&lt;/EndNote&gt;</w:instrText>
      </w:r>
      <w:r w:rsidR="00B6614C">
        <w:fldChar w:fldCharType="separate"/>
      </w:r>
      <w:r w:rsidR="005E44FC">
        <w:rPr>
          <w:noProof/>
        </w:rPr>
        <w:t>(</w:t>
      </w:r>
      <w:hyperlink w:anchor="_ENREF_29" w:tooltip="Fleming, 1998 #234" w:history="1">
        <w:r w:rsidR="00663A38">
          <w:rPr>
            <w:noProof/>
          </w:rPr>
          <w:t>Fleming and Holland 1998</w:t>
        </w:r>
      </w:hyperlink>
      <w:r w:rsidR="005E44FC">
        <w:rPr>
          <w:noProof/>
        </w:rPr>
        <w:t>)</w:t>
      </w:r>
      <w:r w:rsidR="00B6614C">
        <w:fldChar w:fldCharType="end"/>
      </w:r>
      <w:r w:rsidR="00B6614C">
        <w:t xml:space="preserve"> </w:t>
      </w:r>
      <w:r>
        <w:t xml:space="preserve">and are often considered highly specialized. The degree of specialization of species in desert ecosystems is a subject of ongoing debate </w:t>
      </w:r>
      <w:r w:rsidR="00B6614C">
        <w:fldChar w:fldCharType="begin"/>
      </w:r>
      <w:r w:rsidR="005E44FC">
        <w:instrText xml:space="preserve"> ADDIN EN.CITE &lt;EndNote&gt;&lt;Cite&gt;&lt;Author&gt;Chesson&lt;/Author&gt;&lt;Year&gt;2004&lt;/Year&gt;&lt;RecNum&gt;34&lt;/RecNum&gt;&lt;DisplayText&gt;(Chesson et al. 2004)&lt;/DisplayText&gt;&lt;record&gt;&lt;rec-number&gt;34&lt;/rec-number&gt;&lt;foreign-keys&gt;&lt;key app="EN" db-id="efxxxd2elfvxfde05eev9swq9zv0dswrxzp2"&gt;34&lt;/key&gt;&lt;/foreign-keys&gt;&lt;ref-type name="Journal Article"&gt;17&lt;/ref-type&gt;&lt;contributors&gt;&lt;authors&gt;&lt;author&gt;Chesson, Peter&lt;/author&gt;&lt;author&gt;Gebauer, Renate LE&lt;/author&gt;&lt;author&gt;Schwinning, Susan&lt;/author&gt;&lt;author&gt;Huntly, Nancy&lt;/author&gt;&lt;author&gt;Wiegand, Kerstin&lt;/author&gt;&lt;author&gt;Ernest, Morgan SK&lt;/author&gt;&lt;author&gt;Sher, Anna&lt;/author&gt;&lt;author&gt;Novoplansky, Ariel&lt;/author&gt;&lt;author&gt;Weltzin, Jake F&lt;/author&gt;&lt;/authors&gt;&lt;/contributors&gt;&lt;titles&gt;&lt;title&gt;Resource pulses, species interactions, and diversity maintenance in arid and semi-arid environments&lt;/title&gt;&lt;secondary-title&gt;Oecologia&lt;/secondary-title&gt;&lt;/titles&gt;&lt;periodical&gt;&lt;full-title&gt;Oecologia&lt;/full-title&gt;&lt;/periodical&gt;&lt;pages&gt;236-253&lt;/pages&gt;&lt;volume&gt;141&lt;/volume&gt;&lt;number&gt;2&lt;/number&gt;&lt;dates&gt;&lt;year&gt;2004&lt;/year&gt;&lt;/dates&gt;&lt;isbn&gt;0029-8549&lt;/isbn&gt;&lt;urls&gt;&lt;/urls&gt;&lt;/record&gt;&lt;/Cite&gt;&lt;/EndNote&gt;</w:instrText>
      </w:r>
      <w:r w:rsidR="00B6614C">
        <w:fldChar w:fldCharType="separate"/>
      </w:r>
      <w:r w:rsidR="005E44FC">
        <w:rPr>
          <w:noProof/>
        </w:rPr>
        <w:t>(</w:t>
      </w:r>
      <w:hyperlink w:anchor="_ENREF_22" w:tooltip="Chesson, 2004 #34" w:history="1">
        <w:r w:rsidR="00663A38">
          <w:rPr>
            <w:noProof/>
          </w:rPr>
          <w:t>Chesson et al. 2004</w:t>
        </w:r>
      </w:hyperlink>
      <w:r w:rsidR="005E44FC">
        <w:rPr>
          <w:noProof/>
        </w:rPr>
        <w:t>)</w:t>
      </w:r>
      <w:r w:rsidR="00B6614C">
        <w:fldChar w:fldCharType="end"/>
      </w:r>
      <w:r>
        <w:t xml:space="preserve">. Desert organisms are hypothesized to adapt to high environmental variability by generalizing resource use </w:t>
      </w:r>
      <w:r w:rsidR="00B6614C">
        <w:fldChar w:fldCharType="begin"/>
      </w:r>
      <w:r w:rsidR="005E44FC">
        <w:instrText xml:space="preserve"> ADDIN EN.CITE &lt;EndNote&gt;&lt;Cite&gt;&lt;Author&gt;Chesson&lt;/Author&gt;&lt;Year&gt;2004&lt;/Year&gt;&lt;RecNum&gt;34&lt;/RecNum&gt;&lt;DisplayText&gt;(Chesson et al. 2004)&lt;/DisplayText&gt;&lt;record&gt;&lt;rec-number&gt;34&lt;/rec-number&gt;&lt;foreign-keys&gt;&lt;key app="EN" db-id="efxxxd2elfvxfde05eev9swq9zv0dswrxzp2"&gt;34&lt;/key&gt;&lt;/foreign-keys&gt;&lt;ref-type name="Journal Article"&gt;17&lt;/ref-type&gt;&lt;contributors&gt;&lt;authors&gt;&lt;author&gt;Chesson, Peter&lt;/author&gt;&lt;author&gt;Gebauer, Renate LE&lt;/author&gt;&lt;author&gt;Schwinning, Susan&lt;/author&gt;&lt;author&gt;Huntly, Nancy&lt;/author&gt;&lt;author&gt;Wiegand, Kerstin&lt;/author&gt;&lt;author&gt;Ernest, Morgan SK&lt;/author&gt;&lt;author&gt;Sher, Anna&lt;/author&gt;&lt;author&gt;Novoplansky, Ariel&lt;/author&gt;&lt;author&gt;Weltzin, Jake F&lt;/author&gt;&lt;/authors&gt;&lt;/contributors&gt;&lt;titles&gt;&lt;title&gt;Resource pulses, species interactions, and diversity maintenance in arid and semi-arid environments&lt;/title&gt;&lt;secondary-title&gt;Oecologia&lt;/secondary-title&gt;&lt;/titles&gt;&lt;periodical&gt;&lt;full-title&gt;Oecologia&lt;/full-title&gt;&lt;/periodical&gt;&lt;pages&gt;236-253&lt;/pages&gt;&lt;volume&gt;141&lt;/volume&gt;&lt;number&gt;2&lt;/number&gt;&lt;dates&gt;&lt;year&gt;2004&lt;/year&gt;&lt;/dates&gt;&lt;isbn&gt;0029-8549&lt;/isbn&gt;&lt;urls&gt;&lt;/urls&gt;&lt;/record&gt;&lt;/Cite&gt;&lt;/EndNote&gt;</w:instrText>
      </w:r>
      <w:r w:rsidR="00B6614C">
        <w:fldChar w:fldCharType="separate"/>
      </w:r>
      <w:r w:rsidR="005E44FC">
        <w:rPr>
          <w:noProof/>
        </w:rPr>
        <w:t>(</w:t>
      </w:r>
      <w:hyperlink w:anchor="_ENREF_22" w:tooltip="Chesson, 2004 #34" w:history="1">
        <w:r w:rsidR="00663A38">
          <w:rPr>
            <w:noProof/>
          </w:rPr>
          <w:t>Chesson et al. 2004</w:t>
        </w:r>
      </w:hyperlink>
      <w:r w:rsidR="005E44FC">
        <w:rPr>
          <w:noProof/>
        </w:rPr>
        <w:t>)</w:t>
      </w:r>
      <w:r w:rsidR="00B6614C">
        <w:fldChar w:fldCharType="end"/>
      </w:r>
      <w:r>
        <w:t xml:space="preserve"> and this hypothesis has been supported to an extent through pollination network studies </w:t>
      </w:r>
      <w:r w:rsidR="00B6614C">
        <w:fldChar w:fldCharType="begin"/>
      </w:r>
      <w:r w:rsidR="005E44FC">
        <w:instrText xml:space="preserve"> ADDIN EN.CITE &lt;EndNote&gt;&lt;Cite&gt;&lt;Author&gt;Chacoff&lt;/Author&gt;&lt;Year&gt;2012&lt;/Year&gt;&lt;RecNum&gt;238&lt;/RecNum&gt;&lt;DisplayText&gt;(Chacoff et al. 2012)&lt;/DisplayText&gt;&lt;record&gt;&lt;rec-number&gt;238&lt;/rec-number&gt;&lt;foreign-keys&gt;&lt;key app="EN" db-id="efxxxd2elfvxfde05eev9swq9zv0dswrxzp2"&gt;238&lt;/key&gt;&lt;/foreign-keys&gt;&lt;ref-type name="Journal Article"&gt;17&lt;/ref-type&gt;&lt;contributors&gt;&lt;authors&gt;&lt;author&gt;Chacoff, Natacha P&lt;/author&gt;&lt;author&gt;Vázquez, Diego P&lt;/author&gt;&lt;author&gt;Lomáscolo, Silvia B&lt;/author&gt;&lt;author&gt;Stevani, Erica L&lt;/author&gt;&lt;author&gt;Dorado, Jimena&lt;/author&gt;&lt;author&gt;Padrón, Benigno&lt;/author&gt;&lt;/authors&gt;&lt;/contributors&gt;&lt;titles&gt;&lt;title&gt;Evaluating sampling completeness in a desert plant–pollinator network&lt;/title&gt;&lt;secondary-title&gt;Journal of Animal Ecology&lt;/secondary-title&gt;&lt;/titles&gt;&lt;periodical&gt;&lt;full-title&gt;Journal of Animal Ecology&lt;/full-title&gt;&lt;/periodical&gt;&lt;pages&gt;190-200&lt;/pages&gt;&lt;volume&gt;81&lt;/volume&gt;&lt;number&gt;1&lt;/number&gt;&lt;dates&gt;&lt;year&gt;2012&lt;/year&gt;&lt;/dates&gt;&lt;isbn&gt;1365-2656&lt;/isbn&gt;&lt;urls&gt;&lt;/urls&gt;&lt;/record&gt;&lt;/Cite&gt;&lt;/EndNote&gt;</w:instrText>
      </w:r>
      <w:r w:rsidR="00B6614C">
        <w:fldChar w:fldCharType="separate"/>
      </w:r>
      <w:r w:rsidR="005E44FC">
        <w:rPr>
          <w:noProof/>
        </w:rPr>
        <w:t>(</w:t>
      </w:r>
      <w:hyperlink w:anchor="_ENREF_21" w:tooltip="Chacoff, 2012 #238" w:history="1">
        <w:r w:rsidR="00663A38">
          <w:rPr>
            <w:noProof/>
          </w:rPr>
          <w:t>Chacoff et al. 2012</w:t>
        </w:r>
      </w:hyperlink>
      <w:r w:rsidR="005E44FC">
        <w:rPr>
          <w:noProof/>
        </w:rPr>
        <w:t>)</w:t>
      </w:r>
      <w:r w:rsidR="00B6614C">
        <w:fldChar w:fldCharType="end"/>
      </w:r>
      <w:r>
        <w:t xml:space="preserve">. Overall, few one-to-one relationships (i.e. matching between a single species of pollinator with a single species of plant) have been found with solitary bees </w:t>
      </w:r>
      <w:r w:rsidR="00162497">
        <w:fldChar w:fldCharType="begin"/>
      </w:r>
      <w:r w:rsidR="005E44FC">
        <w:instrText xml:space="preserve"> ADDIN EN.CITE &lt;EndNote&gt;&lt;Cite&gt;&lt;Author&gt;Simpson&lt;/Author&gt;&lt;Year&gt;1987&lt;/Year&gt;&lt;RecNum&gt;237&lt;/RecNum&gt;&lt;DisplayText&gt;(Simpson and Neff 1987)&lt;/DisplayText&gt;&lt;record&gt;&lt;rec-number&gt;237&lt;/rec-number&gt;&lt;foreign-keys&gt;&lt;key app="EN" db-id="efxxxd2elfvxfde05eev9swq9zv0dswrxzp2"&gt;237&lt;/key&gt;&lt;/foreign-keys&gt;&lt;ref-type name="Journal Article"&gt;17&lt;/ref-type&gt;&lt;contributors&gt;&lt;authors&gt;&lt;author&gt;Simpson, Beryl B&lt;/author&gt;&lt;author&gt;Neff, John L&lt;/author&gt;&lt;/authors&gt;&lt;/contributors&gt;&lt;titles&gt;&lt;title&gt;Pollination Ecology in the Southwest&lt;/title&gt;&lt;secondary-title&gt;Aliso: A Journal of Systematic and Evolutionary Botany&lt;/secondary-title&gt;&lt;/titles&gt;&lt;periodical&gt;&lt;full-title&gt;Aliso: A Journal of Systematic and Evolutionary Botany&lt;/full-title&gt;&lt;/periodical&gt;&lt;pages&gt;417-440&lt;/pages&gt;&lt;volume&gt;11&lt;/volume&gt;&lt;number&gt;4&lt;/number&gt;&lt;dates&gt;&lt;year&gt;1987&lt;/year&gt;&lt;/dates&gt;&lt;isbn&gt;0065-6275&lt;/isbn&gt;&lt;urls&gt;&lt;/urls&gt;&lt;/record&gt;&lt;/Cite&gt;&lt;/EndNote&gt;</w:instrText>
      </w:r>
      <w:r w:rsidR="00162497">
        <w:fldChar w:fldCharType="separate"/>
      </w:r>
      <w:r w:rsidR="005E44FC">
        <w:rPr>
          <w:noProof/>
        </w:rPr>
        <w:t>(</w:t>
      </w:r>
      <w:hyperlink w:anchor="_ENREF_79" w:tooltip="Simpson, 1987 #237" w:history="1">
        <w:r w:rsidR="00663A38">
          <w:rPr>
            <w:noProof/>
          </w:rPr>
          <w:t>Simpson and Neff 1987</w:t>
        </w:r>
      </w:hyperlink>
      <w:r w:rsidR="005E44FC">
        <w:rPr>
          <w:noProof/>
        </w:rPr>
        <w:t>)</w:t>
      </w:r>
      <w:r w:rsidR="00162497">
        <w:fldChar w:fldCharType="end"/>
      </w:r>
      <w:r>
        <w:t xml:space="preserve">, and bees still visit even the </w:t>
      </w:r>
      <w:proofErr w:type="spellStart"/>
      <w:r>
        <w:t>senita</w:t>
      </w:r>
      <w:proofErr w:type="spellEnd"/>
      <w:r>
        <w:t xml:space="preserve"> cactus </w:t>
      </w:r>
      <w:r w:rsidR="00162497">
        <w:fldChar w:fldCharType="begin"/>
      </w:r>
      <w:r w:rsidR="005E44FC">
        <w:instrText xml:space="preserve"> ADDIN EN.CITE &lt;EndNote&gt;&lt;Cite&gt;&lt;Author&gt;Holland&lt;/Author&gt;&lt;Year&gt;2002&lt;/Year&gt;&lt;RecNum&gt;33&lt;/RecNum&gt;&lt;DisplayText&gt;(Holland and Fleming 2002)&lt;/DisplayText&gt;&lt;record&gt;&lt;rec-number&gt;33&lt;/rec-number&gt;&lt;foreign-keys&gt;&lt;key app="EN" db-id="efxxxd2elfvxfde05eev9swq9zv0dswrxzp2"&gt;33&lt;/key&gt;&lt;/foreign-keys&gt;&lt;ref-type name="Journal Article"&gt;17&lt;/ref-type&gt;&lt;contributors&gt;&lt;authors&gt;&lt;author&gt;Holland, Nathaniel J&lt;/author&gt;&lt;author&gt;Fleming, Theodore H&lt;/author&gt;&lt;/authors&gt;&lt;/contributors&gt;&lt;titles&gt;&lt;title&gt;Co-pollinators and specialization in the pollinating seed-consumer mutualism between senita cacti and senita moths&lt;/title&gt;&lt;secondary-title&gt;Oecologia&lt;/secondary-title&gt;&lt;/titles&gt;&lt;periodical&gt;&lt;full-title&gt;Oecologia&lt;/full-title&gt;&lt;/periodical&gt;&lt;pages&gt;534-540&lt;/pages&gt;&lt;volume&gt;133&lt;/volume&gt;&lt;number&gt;4&lt;/number&gt;&lt;dates&gt;&lt;year&gt;2002&lt;/year&gt;&lt;/dates&gt;&lt;isbn&gt;0029-8549&lt;/isbn&gt;&lt;urls&gt;&lt;/urls&gt;&lt;/record&gt;&lt;/Cite&gt;&lt;/EndNote&gt;</w:instrText>
      </w:r>
      <w:r w:rsidR="00162497">
        <w:fldChar w:fldCharType="separate"/>
      </w:r>
      <w:r w:rsidR="005E44FC">
        <w:rPr>
          <w:noProof/>
        </w:rPr>
        <w:t>(</w:t>
      </w:r>
      <w:hyperlink w:anchor="_ENREF_39" w:tooltip="Holland, 2002 #33" w:history="1">
        <w:r w:rsidR="00663A38">
          <w:rPr>
            <w:noProof/>
          </w:rPr>
          <w:t>Holland and Fleming 2002</w:t>
        </w:r>
      </w:hyperlink>
      <w:r w:rsidR="005E44FC">
        <w:rPr>
          <w:noProof/>
        </w:rPr>
        <w:t>)</w:t>
      </w:r>
      <w:r w:rsidR="00162497">
        <w:fldChar w:fldCharType="end"/>
      </w:r>
      <w:r w:rsidR="00162497">
        <w:t xml:space="preserve">. </w:t>
      </w:r>
      <w:r>
        <w:t xml:space="preserve">Despite the high number of specialist pollinators present in the Mojave, </w:t>
      </w:r>
      <w:r w:rsidRPr="00997288">
        <w:t>most plant species nonetheless interact through pollinators and therefore there is the potential for competition and facilitation</w:t>
      </w:r>
      <w:r>
        <w:t xml:space="preserve"> between </w:t>
      </w:r>
      <w:proofErr w:type="spellStart"/>
      <w:r>
        <w:t>neighbouring</w:t>
      </w:r>
      <w:proofErr w:type="spellEnd"/>
      <w:r>
        <w:t xml:space="preserve"> plants to occur</w:t>
      </w:r>
      <w:r w:rsidRPr="00997288">
        <w:t>.</w:t>
      </w:r>
      <w:r>
        <w:t xml:space="preserve"> </w:t>
      </w:r>
    </w:p>
    <w:p w14:paraId="48F4C577" w14:textId="03EBABBB" w:rsidR="00B51372" w:rsidRPr="00162497" w:rsidRDefault="00B51372" w:rsidP="00CC614D">
      <w:pPr>
        <w:spacing w:line="360" w:lineRule="auto"/>
      </w:pPr>
      <w:r w:rsidRPr="002917E9">
        <w:lastRenderedPageBreak/>
        <w:t xml:space="preserve">The purpose here was to examine both the direct and indirect effects of </w:t>
      </w:r>
      <w:proofErr w:type="spellStart"/>
      <w:r w:rsidRPr="002917E9">
        <w:rPr>
          <w:i/>
        </w:rPr>
        <w:t>Larrea</w:t>
      </w:r>
      <w:proofErr w:type="spellEnd"/>
      <w:r w:rsidRPr="002917E9">
        <w:rPr>
          <w:i/>
        </w:rPr>
        <w:t xml:space="preserve"> </w:t>
      </w:r>
      <w:proofErr w:type="spellStart"/>
      <w:r w:rsidRPr="002917E9">
        <w:rPr>
          <w:i/>
        </w:rPr>
        <w:t>tridentata</w:t>
      </w:r>
      <w:proofErr w:type="spellEnd"/>
      <w:r w:rsidRPr="002917E9">
        <w:t xml:space="preserve"> on the </w:t>
      </w:r>
      <w:r>
        <w:t xml:space="preserve">general success </w:t>
      </w:r>
      <w:r w:rsidRPr="002917E9">
        <w:t>of its annual understory.</w:t>
      </w:r>
      <w:r>
        <w:t xml:space="preserve"> Single species of plants that are sensitive to environmental variation are called </w:t>
      </w:r>
      <w:proofErr w:type="spellStart"/>
      <w:r>
        <w:t>phytometers</w:t>
      </w:r>
      <w:proofErr w:type="spellEnd"/>
      <w:r>
        <w:t xml:space="preserve"> in </w:t>
      </w:r>
      <w:ins w:id="125" w:author="zenrunner" w:date="2019-02-13T13:46:00Z">
        <w:r w:rsidR="00276A0B">
          <w:t xml:space="preserve">the </w:t>
        </w:r>
      </w:ins>
      <w:r>
        <w:t>plant science</w:t>
      </w:r>
      <w:ins w:id="126" w:author="zenrunner" w:date="2019-02-13T13:46:00Z">
        <w:r w:rsidR="00276A0B">
          <w:t>s</w:t>
        </w:r>
      </w:ins>
      <w:r w:rsidR="00162497">
        <w:t xml:space="preserve"> </w:t>
      </w:r>
      <w:r w:rsidR="00162497">
        <w:fldChar w:fldCharType="begin"/>
      </w:r>
      <w:r w:rsidR="005E44FC">
        <w:instrText xml:space="preserve"> ADDIN EN.CITE &lt;EndNote&gt;&lt;Cite&gt;&lt;Author&gt;Clements&lt;/Author&gt;&lt;Year&gt;1924&lt;/Year&gt;&lt;RecNum&gt;4&lt;/RecNum&gt;&lt;DisplayText&gt;(Clements and Goldsmith 1924)&lt;/DisplayText&gt;&lt;record&gt;&lt;rec-number&gt;4&lt;/rec-number&gt;&lt;foreign-keys&gt;&lt;key app="EN" db-id="efxxxd2elfvxfde05eev9swq9zv0dswrxzp2"&gt;4&lt;/key&gt;&lt;/foreign-keys&gt;&lt;ref-type name="Journal Article"&gt;17&lt;/ref-type&gt;&lt;contributors&gt;&lt;authors&gt;&lt;author&gt;Clements, Frederic Edward&lt;/author&gt;&lt;author&gt;Goldsmith, Glenn Warren&lt;/author&gt;&lt;/authors&gt;&lt;/contributors&gt;&lt;titles&gt;&lt;title&gt;phytometer method in ecology&lt;/title&gt;&lt;/titles&gt;&lt;dates&gt;&lt;year&gt;1924&lt;/year&gt;&lt;/dates&gt;&lt;urls&gt;&lt;/urls&gt;&lt;/record&gt;&lt;/Cite&gt;&lt;/EndNote&gt;</w:instrText>
      </w:r>
      <w:r w:rsidR="00162497">
        <w:fldChar w:fldCharType="separate"/>
      </w:r>
      <w:r w:rsidR="005E44FC">
        <w:rPr>
          <w:noProof/>
        </w:rPr>
        <w:t>(</w:t>
      </w:r>
      <w:hyperlink w:anchor="_ENREF_23" w:tooltip="Clements, 1924 #4" w:history="1">
        <w:r w:rsidR="00663A38">
          <w:rPr>
            <w:noProof/>
          </w:rPr>
          <w:t>Clements and Goldsmith 1924</w:t>
        </w:r>
      </w:hyperlink>
      <w:r w:rsidR="005E44FC">
        <w:rPr>
          <w:noProof/>
        </w:rPr>
        <w:t>)</w:t>
      </w:r>
      <w:r w:rsidR="00162497">
        <w:fldChar w:fldCharType="end"/>
      </w:r>
      <w:r w:rsidR="00162497">
        <w:t xml:space="preserve"> </w:t>
      </w:r>
      <w:r>
        <w:t xml:space="preserve">and have been recommended as a tool to study the relative importance versus intensity of plant-plant interactions as well </w:t>
      </w:r>
      <w:r w:rsidR="00162497">
        <w:fldChar w:fldCharType="begin"/>
      </w:r>
      <w:r w:rsidR="005E44FC">
        <w:instrText xml:space="preserve"> ADDIN EN.CITE &lt;EndNote&gt;&lt;Cite&gt;&lt;Author&gt;Brooker&lt;/Author&gt;&lt;Year&gt;2005&lt;/Year&gt;&lt;RecNum&gt;316&lt;/RecNum&gt;&lt;DisplayText&gt;(Brooker et al. 2005)&lt;/DisplayText&gt;&lt;record&gt;&lt;rec-number&gt;316&lt;/rec-number&gt;&lt;foreign-keys&gt;&lt;key app="EN" db-id="efxxxd2elfvxfde05eev9swq9zv0dswrxzp2"&gt;316&lt;/key&gt;&lt;/foreign-keys&gt;&lt;ref-type name="Journal Article"&gt;17&lt;/ref-type&gt;&lt;contributors&gt;&lt;authors&gt;&lt;author&gt;Brooker, Rob&lt;/author&gt;&lt;author&gt;Kikvidze, Zaal&lt;/author&gt;&lt;author&gt;Pugnaire, Francisco I&lt;/author&gt;&lt;author&gt;Callaway, Ragan M&lt;/author&gt;&lt;author&gt;Choler, Philippe&lt;/author&gt;&lt;author&gt;Lortie, Christopher J&lt;/author&gt;&lt;author&gt;Michalet, Richard&lt;/author&gt;&lt;/authors&gt;&lt;/contributors&gt;&lt;titles&gt;&lt;title&gt;The importance of importance&lt;/title&gt;&lt;secondary-title&gt;Oikos&lt;/secondary-title&gt;&lt;/titles&gt;&lt;periodical&gt;&lt;full-title&gt;Oikos&lt;/full-title&gt;&lt;/periodical&gt;&lt;pages&gt;63-70&lt;/pages&gt;&lt;volume&gt;109&lt;/volume&gt;&lt;number&gt;1&lt;/number&gt;&lt;dates&gt;&lt;year&gt;2005&lt;/year&gt;&lt;/dates&gt;&lt;isbn&gt;0030-1299&lt;/isbn&gt;&lt;urls&gt;&lt;/urls&gt;&lt;/record&gt;&lt;/Cite&gt;&lt;/EndNote&gt;</w:instrText>
      </w:r>
      <w:r w:rsidR="00162497">
        <w:fldChar w:fldCharType="separate"/>
      </w:r>
      <w:r w:rsidR="005E44FC">
        <w:rPr>
          <w:noProof/>
        </w:rPr>
        <w:t>(</w:t>
      </w:r>
      <w:hyperlink w:anchor="_ENREF_11" w:tooltip="Brooker, 2005 #316" w:history="1">
        <w:r w:rsidR="00663A38">
          <w:rPr>
            <w:noProof/>
          </w:rPr>
          <w:t>Brooker et al. 2005</w:t>
        </w:r>
      </w:hyperlink>
      <w:r w:rsidR="005E44FC">
        <w:rPr>
          <w:noProof/>
        </w:rPr>
        <w:t>)</w:t>
      </w:r>
      <w:r w:rsidR="00162497">
        <w:fldChar w:fldCharType="end"/>
      </w:r>
      <w:r w:rsidR="00162497">
        <w:t xml:space="preserve">. </w:t>
      </w:r>
      <w:r>
        <w:t xml:space="preserve">We used the commonly co-occurring annual </w:t>
      </w:r>
      <w:proofErr w:type="spellStart"/>
      <w:r w:rsidRPr="0034237C">
        <w:rPr>
          <w:i/>
        </w:rPr>
        <w:t>Malacothrix</w:t>
      </w:r>
      <w:proofErr w:type="spellEnd"/>
      <w:r w:rsidRPr="0034237C">
        <w:rPr>
          <w:i/>
        </w:rPr>
        <w:t xml:space="preserve"> </w:t>
      </w:r>
      <w:proofErr w:type="spellStart"/>
      <w:r w:rsidRPr="0034237C">
        <w:rPr>
          <w:i/>
        </w:rPr>
        <w:t>glabrata</w:t>
      </w:r>
      <w:proofErr w:type="spellEnd"/>
      <w:r>
        <w:rPr>
          <w:i/>
        </w:rPr>
        <w:t xml:space="preserve"> </w:t>
      </w:r>
      <w:r>
        <w:t xml:space="preserve">as a </w:t>
      </w:r>
      <w:proofErr w:type="spellStart"/>
      <w:r>
        <w:t>phytometer</w:t>
      </w:r>
      <w:proofErr w:type="spellEnd"/>
      <w:r>
        <w:t xml:space="preserve"> to measure variation in pollination services</w:t>
      </w:r>
      <w:r w:rsidR="00D1380D">
        <w:t xml:space="preserve"> with</w:t>
      </w:r>
      <w:r>
        <w:t xml:space="preserve"> </w:t>
      </w:r>
      <w:ins w:id="127" w:author="zenrunner" w:date="2019-02-13T13:46:00Z">
        <w:r w:rsidR="009960C9">
          <w:t xml:space="preserve">local </w:t>
        </w:r>
      </w:ins>
      <w:r>
        <w:t>environmental context</w:t>
      </w:r>
      <w:r>
        <w:rPr>
          <w:i/>
        </w:rPr>
        <w:t>.</w:t>
      </w:r>
      <w:r>
        <w:t xml:space="preserve"> These species </w:t>
      </w:r>
      <w:r w:rsidRPr="002A7F01">
        <w:rPr>
          <w:highlight w:val="yellow"/>
          <w:rPrChange w:id="128" w:author="zenrunner" w:date="2019-02-13T13:47:00Z">
            <w:rPr/>
          </w:rPrChange>
        </w:rPr>
        <w:t>co-flower</w:t>
      </w:r>
      <w:ins w:id="129" w:author="zenrunner" w:date="2019-02-13T13:47:00Z">
        <w:r w:rsidR="002A7F01">
          <w:rPr>
            <w:highlight w:val="yellow"/>
          </w:rPr>
          <w:t xml:space="preserve"> with other annuals?</w:t>
        </w:r>
      </w:ins>
      <w:r w:rsidRPr="002A7F01">
        <w:rPr>
          <w:highlight w:val="yellow"/>
          <w:rPrChange w:id="130" w:author="zenrunner" w:date="2019-02-13T13:47:00Z">
            <w:rPr/>
          </w:rPrChange>
        </w:rPr>
        <w:t xml:space="preserve"> </w:t>
      </w:r>
      <w:proofErr w:type="gramStart"/>
      <w:r w:rsidRPr="002A7F01">
        <w:rPr>
          <w:highlight w:val="yellow"/>
          <w:rPrChange w:id="131" w:author="zenrunner" w:date="2019-02-13T13:47:00Z">
            <w:rPr/>
          </w:rPrChange>
        </w:rPr>
        <w:t>at</w:t>
      </w:r>
      <w:proofErr w:type="gramEnd"/>
      <w:r w:rsidRPr="002A7F01">
        <w:rPr>
          <w:highlight w:val="yellow"/>
          <w:rPrChange w:id="132" w:author="zenrunner" w:date="2019-02-13T13:47:00Z">
            <w:rPr/>
          </w:rPrChange>
        </w:rPr>
        <w:t xml:space="preserve"> beginning and ends of their bloom period</w:t>
      </w:r>
      <w:r>
        <w:t xml:space="preserve"> </w:t>
      </w:r>
      <w:r w:rsidR="00162497">
        <w:fldChar w:fldCharType="begin"/>
      </w:r>
      <w:r w:rsidR="005E44FC">
        <w:instrText xml:space="preserve"> ADDIN EN.CITE &lt;EndNote&gt;&lt;Cite&gt;&lt;Author&gt;Jennings&lt;/Author&gt;&lt;Year&gt;2001&lt;/Year&gt;&lt;RecNum&gt;5&lt;/RecNum&gt;&lt;DisplayText&gt;(Jennings 2001)&lt;/DisplayText&gt;&lt;record&gt;&lt;rec-number&gt;5&lt;/rec-number&gt;&lt;foreign-keys&gt;&lt;key app="EN" db-id="efxxxd2elfvxfde05eev9swq9zv0dswrxzp2"&gt;5&lt;/key&gt;&lt;/foreign-keys&gt;&lt;ref-type name="Journal Article"&gt;17&lt;/ref-type&gt;&lt;contributors&gt;&lt;authors&gt;&lt;author&gt;Jennings, W Bryan&lt;/author&gt;&lt;/authors&gt;&lt;/contributors&gt;&lt;titles&gt;&lt;title&gt;Comparative flowering phenology of plants in the western Mojave Desert&lt;/title&gt;&lt;secondary-title&gt;Madroño&lt;/secondary-title&gt;&lt;/titles&gt;&lt;periodical&gt;&lt;full-title&gt;Madroño&lt;/full-title&gt;&lt;/periodical&gt;&lt;pages&gt;162-171&lt;/pages&gt;&lt;dates&gt;&lt;year&gt;2001&lt;/year&gt;&lt;/dates&gt;&lt;isbn&gt;0024-9637&lt;/isbn&gt;&lt;urls&gt;&lt;/urls&gt;&lt;/record&gt;&lt;/Cite&gt;&lt;/EndNote&gt;</w:instrText>
      </w:r>
      <w:r w:rsidR="00162497">
        <w:fldChar w:fldCharType="separate"/>
      </w:r>
      <w:r w:rsidR="005E44FC">
        <w:rPr>
          <w:noProof/>
        </w:rPr>
        <w:t>(</w:t>
      </w:r>
      <w:hyperlink w:anchor="_ENREF_44" w:tooltip="Jennings, 2001 #5" w:history="1">
        <w:r w:rsidR="00663A38">
          <w:rPr>
            <w:noProof/>
          </w:rPr>
          <w:t>Jennings 2001</w:t>
        </w:r>
      </w:hyperlink>
      <w:r w:rsidR="005E44FC">
        <w:rPr>
          <w:noProof/>
        </w:rPr>
        <w:t>)</w:t>
      </w:r>
      <w:r w:rsidR="00162497">
        <w:fldChar w:fldCharType="end"/>
      </w:r>
      <w:r>
        <w:t xml:space="preserve">, and are thus a relevant system to model changes in net interactions within a growing season. We hypothesize that desert shrubs </w:t>
      </w:r>
      <w:del w:id="133" w:author="zenrunner" w:date="2019-02-13T13:47:00Z">
        <w:r w:rsidDel="001C4A8B">
          <w:delText xml:space="preserve">can </w:delText>
        </w:r>
      </w:del>
      <w:ins w:id="134" w:author="zenrunner" w:date="2019-02-13T13:47:00Z">
        <w:r w:rsidR="001C4A8B">
          <w:t xml:space="preserve">both </w:t>
        </w:r>
      </w:ins>
      <w:r>
        <w:t xml:space="preserve">positively </w:t>
      </w:r>
      <w:r w:rsidRPr="00F02A54">
        <w:t>and negatively i</w:t>
      </w:r>
      <w:r>
        <w:t xml:space="preserve">nfluence </w:t>
      </w:r>
      <w:r w:rsidRPr="00F02A54">
        <w:t xml:space="preserve">the net outcome of pollination for associated annual plants </w:t>
      </w:r>
      <w:del w:id="135" w:author="zenrunner" w:date="2019-02-13T13:47:00Z">
        <w:r w:rsidRPr="00F02A54" w:rsidDel="002532F3">
          <w:delText xml:space="preserve">through </w:delText>
        </w:r>
      </w:del>
      <w:ins w:id="136" w:author="zenrunner" w:date="2019-02-13T13:47:00Z">
        <w:r w:rsidR="002532F3">
          <w:t>contingent on</w:t>
        </w:r>
        <w:r w:rsidR="002532F3" w:rsidRPr="00F02A54">
          <w:t xml:space="preserve"> </w:t>
        </w:r>
      </w:ins>
      <w:ins w:id="137" w:author="zenrunner" w:date="2019-02-13T13:48:00Z">
        <w:r w:rsidR="006F788F">
          <w:t xml:space="preserve">the </w:t>
        </w:r>
        <w:r w:rsidR="00462B8F">
          <w:t xml:space="preserve">direct </w:t>
        </w:r>
      </w:ins>
      <w:r w:rsidRPr="00F02A54">
        <w:t>effects of large floral offering</w:t>
      </w:r>
      <w:ins w:id="138" w:author="zenrunner" w:date="2019-02-13T13:48:00Z">
        <w:r w:rsidR="00462B8F">
          <w:t xml:space="preserve"> by increased densities of annuals within canopy</w:t>
        </w:r>
        <w:r w:rsidR="00307D91">
          <w:t>,</w:t>
        </w:r>
      </w:ins>
      <w:r w:rsidRPr="00F02A54">
        <w:t xml:space="preserve"> </w:t>
      </w:r>
      <w:ins w:id="139" w:author="zenrunner" w:date="2019-02-13T13:48:00Z">
        <w:r w:rsidR="00307D91">
          <w:t xml:space="preserve">temporal </w:t>
        </w:r>
      </w:ins>
      <w:del w:id="140" w:author="zenrunner" w:date="2019-02-13T13:48:00Z">
        <w:r w:rsidRPr="00F02A54" w:rsidDel="00307D91">
          <w:delText xml:space="preserve">and </w:delText>
        </w:r>
      </w:del>
      <w:r w:rsidRPr="00F02A54">
        <w:t>extent of co-blooming</w:t>
      </w:r>
      <w:ins w:id="141" w:author="zenrunner" w:date="2019-02-13T13:49:00Z">
        <w:r w:rsidR="00BC7AD7">
          <w:t xml:space="preserve"> between shrubs and annuals</w:t>
        </w:r>
      </w:ins>
      <w:ins w:id="142" w:author="zenrunner" w:date="2019-02-13T13:48:00Z">
        <w:r w:rsidR="00307D91">
          <w:t>,</w:t>
        </w:r>
      </w:ins>
      <w:r w:rsidRPr="00F02A54">
        <w:t xml:space="preserve"> </w:t>
      </w:r>
      <w:ins w:id="143" w:author="zenrunner" w:date="2019-02-13T13:48:00Z">
        <w:r w:rsidR="00307D91">
          <w:t xml:space="preserve">and </w:t>
        </w:r>
      </w:ins>
      <w:del w:id="144" w:author="zenrunner" w:date="2019-02-13T13:49:00Z">
        <w:r w:rsidRPr="00F02A54" w:rsidDel="00581C06">
          <w:delText>with the community</w:delText>
        </w:r>
        <w:r w:rsidDel="00581C06">
          <w:delText xml:space="preserve"> in addition</w:delText>
        </w:r>
      </w:del>
      <w:ins w:id="145" w:author="zenrunner" w:date="2019-02-13T13:49:00Z">
        <w:r w:rsidR="00581C06">
          <w:t>finally through</w:t>
        </w:r>
      </w:ins>
      <w:r>
        <w:t xml:space="preserve"> </w:t>
      </w:r>
      <w:del w:id="146" w:author="zenrunner" w:date="2019-02-13T13:49:00Z">
        <w:r w:rsidDel="00581C06">
          <w:delText>to d</w:delText>
        </w:r>
      </w:del>
      <w:ins w:id="147" w:author="zenrunner" w:date="2019-02-13T13:49:00Z">
        <w:r w:rsidR="00581C06">
          <w:t>d</w:t>
        </w:r>
      </w:ins>
      <w:r>
        <w:t>irec</w:t>
      </w:r>
      <w:ins w:id="148" w:author="zenrunner" w:date="2019-02-13T13:49:00Z">
        <w:r w:rsidR="00581C06">
          <w:t>t</w:t>
        </w:r>
      </w:ins>
      <w:del w:id="149" w:author="zenrunner" w:date="2019-02-13T13:49:00Z">
        <w:r w:rsidDel="00581C06">
          <w:delText>tly</w:delText>
        </w:r>
      </w:del>
      <w:r>
        <w:t xml:space="preserve"> </w:t>
      </w:r>
      <w:del w:id="150" w:author="zenrunner" w:date="2019-02-13T13:49:00Z">
        <w:r w:rsidDel="00581C06">
          <w:delText xml:space="preserve">facilitating </w:delText>
        </w:r>
      </w:del>
      <w:ins w:id="151" w:author="zenrunner" w:date="2019-02-13T13:49:00Z">
        <w:r w:rsidR="00581C06">
          <w:t xml:space="preserve">facilitation of </w:t>
        </w:r>
      </w:ins>
      <w:del w:id="152" w:author="zenrunner" w:date="2019-02-13T13:49:00Z">
        <w:r w:rsidDel="00581C06">
          <w:delText xml:space="preserve">vegetative performance measures at </w:delText>
        </w:r>
      </w:del>
      <w:r>
        <w:t>earlier life stages</w:t>
      </w:r>
      <w:ins w:id="153" w:author="zenrunner" w:date="2019-02-13T13:49:00Z">
        <w:r w:rsidR="00581C06">
          <w:t xml:space="preserve"> for protégé species most commonly reported in the literature</w:t>
        </w:r>
      </w:ins>
      <w:r w:rsidRPr="00F02A54">
        <w:t>.</w:t>
      </w:r>
      <w:ins w:id="154" w:author="zenrunner" w:date="2019-02-13T13:50:00Z">
        <w:r w:rsidR="00581C06">
          <w:t xml:space="preserve"> – </w:t>
        </w:r>
        <w:proofErr w:type="gramStart"/>
        <w:r w:rsidR="00581C06">
          <w:t>hmm</w:t>
        </w:r>
        <w:proofErr w:type="gramEnd"/>
        <w:r w:rsidR="00581C06">
          <w:t xml:space="preserve"> still clunky</w:t>
        </w:r>
      </w:ins>
      <w:r>
        <w:t xml:space="preserve"> The following three predictions were tested: 1) visitation rates to an annual </w:t>
      </w:r>
      <w:proofErr w:type="spellStart"/>
      <w:r>
        <w:t>phytometer</w:t>
      </w:r>
      <w:proofErr w:type="spellEnd"/>
      <w:r>
        <w:t xml:space="preserve"> species differ under a shrub canopy relative to paired open microsites; 2) phenological stage of the shrub influences the pollination rates to the </w:t>
      </w:r>
      <w:proofErr w:type="spellStart"/>
      <w:r>
        <w:t>phytometer</w:t>
      </w:r>
      <w:proofErr w:type="spellEnd"/>
      <w:r>
        <w:t xml:space="preserve"> species; 3</w:t>
      </w:r>
      <w:r w:rsidRPr="00E4556C">
        <w:t>) annual community performance metrics including cover and richness will be higher under the shrub canopy.</w:t>
      </w:r>
      <w:ins w:id="155" w:author="zenrunner" w:date="2019-02-13T13:50:00Z">
        <w:r w:rsidR="00541BD6">
          <w:t xml:space="preserve"> – </w:t>
        </w:r>
        <w:proofErr w:type="gramStart"/>
        <w:r w:rsidR="00541BD6">
          <w:t>maybe</w:t>
        </w:r>
        <w:proofErr w:type="gramEnd"/>
        <w:r w:rsidR="00541BD6">
          <w:t xml:space="preserve"> flip order here and put 3 first and do same for order of concepts in hypothesis – </w:t>
        </w:r>
        <w:proofErr w:type="spellStart"/>
        <w:r w:rsidR="00541BD6">
          <w:t>ie</w:t>
        </w:r>
        <w:proofErr w:type="spellEnd"/>
        <w:r w:rsidR="00541BD6">
          <w:t xml:space="preserve"> match the flow of </w:t>
        </w:r>
      </w:ins>
      <w:ins w:id="156" w:author="zenrunner" w:date="2019-02-13T13:51:00Z">
        <w:r w:rsidR="00541BD6">
          <w:t xml:space="preserve">the </w:t>
        </w:r>
        <w:r w:rsidR="00023D8C">
          <w:t xml:space="preserve">system – </w:t>
        </w:r>
        <w:proofErr w:type="spellStart"/>
        <w:r w:rsidR="00023D8C">
          <w:t>ie</w:t>
        </w:r>
        <w:proofErr w:type="spellEnd"/>
        <w:r w:rsidR="00023D8C">
          <w:t xml:space="preserve"> </w:t>
        </w:r>
        <w:r w:rsidR="009E3135">
          <w:t xml:space="preserve">H: </w:t>
        </w:r>
        <w:r w:rsidR="00023D8C">
          <w:t>shrubs facilitate establish</w:t>
        </w:r>
        <w:r w:rsidR="009E3135">
          <w:t xml:space="preserve">ment and growth of annual plants but </w:t>
        </w:r>
        <w:r w:rsidR="00EA7280">
          <w:t xml:space="preserve">later life stages such as reproduction can be net positive or negative </w:t>
        </w:r>
      </w:ins>
      <w:ins w:id="157" w:author="zenrunner" w:date="2019-02-13T13:52:00Z">
        <w:r w:rsidR="00EA7280">
          <w:t>depending</w:t>
        </w:r>
      </w:ins>
      <w:ins w:id="158" w:author="zenrunner" w:date="2019-02-13T13:51:00Z">
        <w:r w:rsidR="00EA7280">
          <w:t xml:space="preserve"> </w:t>
        </w:r>
      </w:ins>
      <w:ins w:id="159" w:author="zenrunner" w:date="2019-02-13T13:52:00Z">
        <w:r w:rsidR="00EA7280">
          <w:t xml:space="preserve">on density of facilitated protégé species and extent that shrubs co-bloom with protégés and interfere with pollination.   Then </w:t>
        </w:r>
        <w:proofErr w:type="spellStart"/>
        <w:r w:rsidR="00EA7280">
          <w:t>preds</w:t>
        </w:r>
        <w:proofErr w:type="spellEnd"/>
        <w:r w:rsidR="00EA7280">
          <w:t xml:space="preserve"> in that order too</w:t>
        </w:r>
      </w:ins>
      <w:r>
        <w:t xml:space="preserve"> Understanding interactions for pollination at a community level is critica</w:t>
      </w:r>
      <w:ins w:id="160" w:author="zenrunner" w:date="2019-02-13T13:51:00Z">
        <w:r w:rsidR="00023D8C">
          <w:t>l</w:t>
        </w:r>
      </w:ins>
      <w:del w:id="161" w:author="zenrunner" w:date="2019-02-13T13:51:00Z">
        <w:r w:rsidDel="00023D8C">
          <w:delText>l</w:delText>
        </w:r>
      </w:del>
      <w:r>
        <w:t xml:space="preserve"> for understanding potential impacts of any decline in pollinator populations</w:t>
      </w:r>
      <w:r w:rsidRPr="005B6534">
        <w:rPr>
          <w:highlight w:val="yellow"/>
          <w:rPrChange w:id="162" w:author="zenrunner" w:date="2019-02-13T13:53:00Z">
            <w:rPr/>
          </w:rPrChange>
        </w:rPr>
        <w:t>. If shrubs facilitate their understory annuals, they can buffer pollinator declines, but if shrubs typically interfere</w:t>
      </w:r>
      <w:r>
        <w:t xml:space="preserve"> with pollination for annuals, the sensitivity to change for the community increases.  </w:t>
      </w:r>
      <w:ins w:id="163" w:author="zenrunner" w:date="2019-02-13T13:53:00Z">
        <w:r w:rsidR="005B6534">
          <w:t>Great implication – clean up and state more directly and definitely revisit in the Discussion – love this idea!</w:t>
        </w:r>
      </w:ins>
    </w:p>
    <w:p w14:paraId="71483DF8" w14:textId="77777777" w:rsidR="00B51372" w:rsidRPr="000813FC" w:rsidRDefault="00B51372" w:rsidP="00CC614D">
      <w:pPr>
        <w:pStyle w:val="Heading2"/>
        <w:spacing w:line="360" w:lineRule="auto"/>
      </w:pPr>
      <w:bookmarkStart w:id="164" w:name="_Toc532565885"/>
      <w:r w:rsidRPr="000813FC">
        <w:t>Methods</w:t>
      </w:r>
      <w:bookmarkEnd w:id="164"/>
    </w:p>
    <w:p w14:paraId="7B7E47D4" w14:textId="77777777" w:rsidR="00B51372" w:rsidRPr="000813FC" w:rsidRDefault="00B51372" w:rsidP="00CC614D">
      <w:pPr>
        <w:spacing w:line="360" w:lineRule="auto"/>
        <w:rPr>
          <w:u w:val="single"/>
        </w:rPr>
      </w:pPr>
      <w:r w:rsidRPr="000813FC">
        <w:rPr>
          <w:u w:val="single"/>
        </w:rPr>
        <w:t>Study site</w:t>
      </w:r>
    </w:p>
    <w:p w14:paraId="36969038" w14:textId="2F07EFA9" w:rsidR="00B51372" w:rsidRPr="00C4548E" w:rsidRDefault="00B51372" w:rsidP="00CC614D">
      <w:pPr>
        <w:spacing w:line="360" w:lineRule="auto"/>
      </w:pPr>
      <w:r>
        <w:lastRenderedPageBreak/>
        <w:t xml:space="preserve">The study </w:t>
      </w:r>
      <w:del w:id="165" w:author="zenrunner" w:date="2019-02-13T13:53:00Z">
        <w:r w:rsidDel="003B652F">
          <w:delText xml:space="preserve">area has an extent of 0.07 </w:delText>
        </w:r>
        <w:r w:rsidRPr="0041560D" w:rsidDel="003B652F">
          <w:delText>km</w:delText>
        </w:r>
        <w:r w:rsidRPr="0041560D" w:rsidDel="003B652F">
          <w:rPr>
            <w:vertAlign w:val="superscript"/>
          </w:rPr>
          <w:delText>2</w:delText>
        </w:r>
        <w:r w:rsidDel="003B652F">
          <w:delText xml:space="preserve">, and </w:delText>
        </w:r>
      </w:del>
      <w:r>
        <w:t xml:space="preserve">is located in </w:t>
      </w:r>
      <w:del w:id="166" w:author="zenrunner" w:date="2019-02-13T13:53:00Z">
        <w:r w:rsidDel="003B652F">
          <w:delText xml:space="preserve">the mouth of </w:delText>
        </w:r>
      </w:del>
      <w:r>
        <w:t xml:space="preserve">Sunset Cove </w:t>
      </w:r>
      <w:del w:id="167" w:author="zenrunner" w:date="2019-02-13T13:54:00Z">
        <w:r w:rsidDel="003B652F">
          <w:delText>on the property</w:delText>
        </w:r>
      </w:del>
      <w:ins w:id="168" w:author="zenrunner" w:date="2019-02-13T13:54:00Z">
        <w:r w:rsidR="003B652F">
          <w:t>at</w:t>
        </w:r>
      </w:ins>
      <w:r>
        <w:t xml:space="preserve"> </w:t>
      </w:r>
      <w:del w:id="169" w:author="zenrunner" w:date="2019-02-13T13:54:00Z">
        <w:r w:rsidDel="003B652F">
          <w:delText xml:space="preserve">of </w:delText>
        </w:r>
      </w:del>
      <w:r>
        <w:t>the Sweeney Granite Mountains Desert Research Station within the Mojave National Preserve in California (</w:t>
      </w:r>
      <w:r w:rsidRPr="00BD3EE0">
        <w:t>34°46'26</w:t>
      </w:r>
      <w:proofErr w:type="gramStart"/>
      <w:r w:rsidRPr="00BD3EE0">
        <w:t>.5</w:t>
      </w:r>
      <w:proofErr w:type="gramEnd"/>
      <w:r w:rsidRPr="00BD3EE0">
        <w:t>"N 115°39'31.3"W</w:t>
      </w:r>
      <w:r>
        <w:t xml:space="preserve">). The </w:t>
      </w:r>
      <w:ins w:id="170" w:author="zenrunner" w:date="2019-02-13T13:54:00Z">
        <w:r w:rsidR="003B652F">
          <w:t xml:space="preserve">area has an extent of 0.07 </w:t>
        </w:r>
        <w:r w:rsidR="003B652F" w:rsidRPr="0041560D">
          <w:t>km</w:t>
        </w:r>
        <w:r w:rsidR="003B652F" w:rsidRPr="0041560D">
          <w:rPr>
            <w:vertAlign w:val="superscript"/>
          </w:rPr>
          <w:t>2</w:t>
        </w:r>
        <w:r w:rsidR="003B652F">
          <w:t>, and</w:t>
        </w:r>
      </w:ins>
      <w:del w:id="171" w:author="zenrunner" w:date="2019-02-13T13:54:00Z">
        <w:r w:rsidDel="003B652F">
          <w:delText>cove</w:delText>
        </w:r>
      </w:del>
      <w:r>
        <w:t xml:space="preserve"> </w:t>
      </w:r>
      <w:ins w:id="172" w:author="zenrunner" w:date="2019-02-13T13:54:00Z">
        <w:r w:rsidR="003B652F">
          <w:t xml:space="preserve">it </w:t>
        </w:r>
      </w:ins>
      <w:r>
        <w:t xml:space="preserve">is created by tall rock formations on three sides, gently sloping and widening to the south. The diverse shrub and cactus community includes </w:t>
      </w:r>
      <w:proofErr w:type="spellStart"/>
      <w:r w:rsidRPr="00C34FE0">
        <w:rPr>
          <w:i/>
        </w:rPr>
        <w:t>Larrea</w:t>
      </w:r>
      <w:proofErr w:type="spellEnd"/>
      <w:r w:rsidRPr="00C34FE0">
        <w:rPr>
          <w:i/>
        </w:rPr>
        <w:t xml:space="preserve"> </w:t>
      </w:r>
      <w:proofErr w:type="spellStart"/>
      <w:r w:rsidRPr="00C34FE0">
        <w:rPr>
          <w:i/>
        </w:rPr>
        <w:t>tridentata</w:t>
      </w:r>
      <w:proofErr w:type="spellEnd"/>
      <w:r>
        <w:t xml:space="preserve">, </w:t>
      </w:r>
      <w:proofErr w:type="spellStart"/>
      <w:r w:rsidRPr="004F588D">
        <w:rPr>
          <w:i/>
        </w:rPr>
        <w:t>Acamptopappus</w:t>
      </w:r>
      <w:proofErr w:type="spellEnd"/>
      <w:r w:rsidRPr="004F588D">
        <w:rPr>
          <w:i/>
        </w:rPr>
        <w:t xml:space="preserve"> </w:t>
      </w:r>
      <w:proofErr w:type="spellStart"/>
      <w:r w:rsidRPr="004F588D">
        <w:rPr>
          <w:i/>
        </w:rPr>
        <w:t>sphaerocephalus</w:t>
      </w:r>
      <w:proofErr w:type="spellEnd"/>
      <w:r>
        <w:t>,</w:t>
      </w:r>
      <w:r w:rsidRPr="00F8077F">
        <w:rPr>
          <w:i/>
        </w:rPr>
        <w:t xml:space="preserve"> Ambrosia </w:t>
      </w:r>
      <w:proofErr w:type="spellStart"/>
      <w:r w:rsidRPr="00F8077F">
        <w:rPr>
          <w:i/>
        </w:rPr>
        <w:t>salsola</w:t>
      </w:r>
      <w:proofErr w:type="spellEnd"/>
      <w:r w:rsidRPr="00F8077F">
        <w:rPr>
          <w:i/>
        </w:rPr>
        <w:t xml:space="preserve">, </w:t>
      </w:r>
      <w:proofErr w:type="spellStart"/>
      <w:r w:rsidRPr="00F8077F">
        <w:rPr>
          <w:i/>
        </w:rPr>
        <w:t>Eriogonum</w:t>
      </w:r>
      <w:proofErr w:type="spellEnd"/>
      <w:r w:rsidRPr="00F8077F">
        <w:rPr>
          <w:i/>
        </w:rPr>
        <w:t xml:space="preserve"> </w:t>
      </w:r>
      <w:proofErr w:type="spellStart"/>
      <w:r w:rsidRPr="00F8077F">
        <w:rPr>
          <w:i/>
        </w:rPr>
        <w:t>fasciculatum</w:t>
      </w:r>
      <w:proofErr w:type="spellEnd"/>
      <w:r w:rsidRPr="00F8077F">
        <w:rPr>
          <w:i/>
        </w:rPr>
        <w:t xml:space="preserve">, </w:t>
      </w:r>
      <w:proofErr w:type="spellStart"/>
      <w:r w:rsidRPr="00F8077F">
        <w:rPr>
          <w:i/>
        </w:rPr>
        <w:t>Cylindropuntia</w:t>
      </w:r>
      <w:proofErr w:type="spellEnd"/>
      <w:r w:rsidRPr="00F8077F">
        <w:rPr>
          <w:i/>
        </w:rPr>
        <w:t xml:space="preserve"> </w:t>
      </w:r>
      <w:proofErr w:type="spellStart"/>
      <w:r w:rsidRPr="00F8077F">
        <w:rPr>
          <w:i/>
        </w:rPr>
        <w:t>acanthacarpa</w:t>
      </w:r>
      <w:proofErr w:type="spellEnd"/>
      <w:r w:rsidRPr="00F8077F">
        <w:rPr>
          <w:i/>
        </w:rPr>
        <w:t xml:space="preserve">, </w:t>
      </w:r>
      <w:proofErr w:type="spellStart"/>
      <w:r w:rsidRPr="00F8077F">
        <w:rPr>
          <w:i/>
        </w:rPr>
        <w:t>Cylindropuntia</w:t>
      </w:r>
      <w:proofErr w:type="spellEnd"/>
      <w:r w:rsidRPr="00F8077F">
        <w:rPr>
          <w:i/>
        </w:rPr>
        <w:t xml:space="preserve"> </w:t>
      </w:r>
      <w:proofErr w:type="spellStart"/>
      <w:r w:rsidRPr="00F8077F">
        <w:rPr>
          <w:i/>
        </w:rPr>
        <w:t>echinocarpa</w:t>
      </w:r>
      <w:proofErr w:type="spellEnd"/>
      <w:r>
        <w:t xml:space="preserve"> and </w:t>
      </w:r>
      <w:proofErr w:type="spellStart"/>
      <w:r w:rsidRPr="00F8077F">
        <w:rPr>
          <w:i/>
        </w:rPr>
        <w:t>Thamnosa</w:t>
      </w:r>
      <w:proofErr w:type="spellEnd"/>
      <w:r w:rsidRPr="00F8077F">
        <w:rPr>
          <w:i/>
        </w:rPr>
        <w:t xml:space="preserve"> </w:t>
      </w:r>
      <w:del w:id="173" w:author="zenrunner" w:date="2019-02-13T13:54:00Z">
        <w:r w:rsidRPr="00F8077F" w:rsidDel="00A27EF6">
          <w:rPr>
            <w:i/>
          </w:rPr>
          <w:delText>montana</w:delText>
        </w:r>
      </w:del>
      <w:ins w:id="174" w:author="zenrunner" w:date="2019-02-13T13:54:00Z">
        <w:r w:rsidR="00A27EF6">
          <w:rPr>
            <w:i/>
          </w:rPr>
          <w:t>Montana (can you cite the species list online for the field station)</w:t>
        </w:r>
      </w:ins>
      <w:r>
        <w:t xml:space="preserve">. The most common flowering annuals present during the study period were </w:t>
      </w:r>
      <w:proofErr w:type="spellStart"/>
      <w:r w:rsidRPr="003E0D81">
        <w:rPr>
          <w:i/>
        </w:rPr>
        <w:t>Cryptantha</w:t>
      </w:r>
      <w:proofErr w:type="spellEnd"/>
      <w:r w:rsidRPr="003E0D81">
        <w:rPr>
          <w:i/>
        </w:rPr>
        <w:t xml:space="preserve"> </w:t>
      </w:r>
      <w:proofErr w:type="spellStart"/>
      <w:r w:rsidRPr="003E0D81">
        <w:rPr>
          <w:i/>
        </w:rPr>
        <w:t>sp</w:t>
      </w:r>
      <w:proofErr w:type="spellEnd"/>
      <w:r w:rsidRPr="003E0D81">
        <w:rPr>
          <w:i/>
        </w:rPr>
        <w:t xml:space="preserve">, </w:t>
      </w:r>
      <w:proofErr w:type="spellStart"/>
      <w:r w:rsidRPr="003E0D81">
        <w:rPr>
          <w:i/>
        </w:rPr>
        <w:t>Phacelia</w:t>
      </w:r>
      <w:proofErr w:type="spellEnd"/>
      <w:r w:rsidRPr="003E0D81">
        <w:rPr>
          <w:i/>
        </w:rPr>
        <w:t xml:space="preserve"> </w:t>
      </w:r>
      <w:proofErr w:type="spellStart"/>
      <w:r w:rsidRPr="003E0D81">
        <w:rPr>
          <w:i/>
        </w:rPr>
        <w:t>fremontii</w:t>
      </w:r>
      <w:proofErr w:type="spellEnd"/>
      <w:r w:rsidRPr="003E0D81">
        <w:rPr>
          <w:i/>
        </w:rPr>
        <w:t xml:space="preserve">, </w:t>
      </w:r>
      <w:proofErr w:type="spellStart"/>
      <w:r w:rsidRPr="003E0D81">
        <w:rPr>
          <w:i/>
        </w:rPr>
        <w:t>Eriophyllum</w:t>
      </w:r>
      <w:proofErr w:type="spellEnd"/>
      <w:r w:rsidRPr="003E0D81">
        <w:rPr>
          <w:i/>
        </w:rPr>
        <w:t xml:space="preserve"> </w:t>
      </w:r>
      <w:proofErr w:type="spellStart"/>
      <w:r w:rsidRPr="003E0D81">
        <w:rPr>
          <w:i/>
        </w:rPr>
        <w:t>wallacei</w:t>
      </w:r>
      <w:proofErr w:type="spellEnd"/>
      <w:r w:rsidRPr="003E0D81">
        <w:rPr>
          <w:i/>
        </w:rPr>
        <w:t xml:space="preserve">, </w:t>
      </w:r>
      <w:proofErr w:type="spellStart"/>
      <w:r w:rsidRPr="003E0D81">
        <w:rPr>
          <w:i/>
        </w:rPr>
        <w:t>Gilia</w:t>
      </w:r>
      <w:proofErr w:type="spellEnd"/>
      <w:r w:rsidRPr="003E0D81">
        <w:rPr>
          <w:i/>
        </w:rPr>
        <w:t xml:space="preserve"> sp.</w:t>
      </w:r>
      <w:r>
        <w:rPr>
          <w:i/>
        </w:rPr>
        <w:t>,</w:t>
      </w:r>
      <w:r w:rsidRPr="003E0D81">
        <w:rPr>
          <w:i/>
        </w:rPr>
        <w:t xml:space="preserve"> </w:t>
      </w:r>
      <w:proofErr w:type="spellStart"/>
      <w:r w:rsidRPr="003E0D81">
        <w:rPr>
          <w:i/>
        </w:rPr>
        <w:t>Phacelia</w:t>
      </w:r>
      <w:proofErr w:type="spellEnd"/>
      <w:r w:rsidRPr="003E0D81">
        <w:rPr>
          <w:i/>
        </w:rPr>
        <w:t xml:space="preserve"> </w:t>
      </w:r>
      <w:proofErr w:type="spellStart"/>
      <w:r w:rsidRPr="003E0D81">
        <w:rPr>
          <w:i/>
        </w:rPr>
        <w:t>tanacetifolia</w:t>
      </w:r>
      <w:proofErr w:type="spellEnd"/>
      <w:r w:rsidRPr="003E0D81">
        <w:rPr>
          <w:i/>
        </w:rPr>
        <w:t xml:space="preserve">, </w:t>
      </w:r>
      <w:proofErr w:type="spellStart"/>
      <w:r w:rsidRPr="003E0D81">
        <w:rPr>
          <w:i/>
        </w:rPr>
        <w:t>Malacothrix</w:t>
      </w:r>
      <w:proofErr w:type="spellEnd"/>
      <w:r w:rsidRPr="003E0D81">
        <w:rPr>
          <w:i/>
        </w:rPr>
        <w:t xml:space="preserve"> </w:t>
      </w:r>
      <w:proofErr w:type="spellStart"/>
      <w:r w:rsidRPr="003E0D81">
        <w:rPr>
          <w:i/>
        </w:rPr>
        <w:t>glabrata</w:t>
      </w:r>
      <w:proofErr w:type="spellEnd"/>
      <w:r>
        <w:t xml:space="preserve"> and </w:t>
      </w:r>
      <w:proofErr w:type="spellStart"/>
      <w:r w:rsidRPr="003E0D81">
        <w:rPr>
          <w:i/>
        </w:rPr>
        <w:t>Chaenactis</w:t>
      </w:r>
      <w:proofErr w:type="spellEnd"/>
      <w:r w:rsidRPr="003E0D81">
        <w:rPr>
          <w:i/>
        </w:rPr>
        <w:t xml:space="preserve"> </w:t>
      </w:r>
      <w:proofErr w:type="spellStart"/>
      <w:r w:rsidRPr="003E0D81">
        <w:rPr>
          <w:i/>
        </w:rPr>
        <w:t>fremontii</w:t>
      </w:r>
      <w:proofErr w:type="spellEnd"/>
      <w:ins w:id="175" w:author="zenrunner" w:date="2019-02-13T13:57:00Z">
        <w:r w:rsidR="00577E75">
          <w:t xml:space="preserve"> (cited the dataset – publish on </w:t>
        </w:r>
        <w:proofErr w:type="spellStart"/>
        <w:r w:rsidR="00577E75">
          <w:t>knb</w:t>
        </w:r>
        <w:proofErr w:type="spellEnd"/>
        <w:r w:rsidR="00577E75">
          <w:t xml:space="preserve"> – just the plant census data in a simple format sufficient, ensure you tick please </w:t>
        </w:r>
      </w:ins>
      <w:ins w:id="176" w:author="zenrunner" w:date="2019-02-13T13:58:00Z">
        <w:r w:rsidR="00577E75">
          <w:t xml:space="preserve">provide DOI </w:t>
        </w:r>
        <w:proofErr w:type="spellStart"/>
        <w:r w:rsidR="00577E75">
          <w:t>etc</w:t>
        </w:r>
        <w:proofErr w:type="spellEnd"/>
        <w:r w:rsidR="00577E75">
          <w:t xml:space="preserve"> then you can cite it).</w:t>
        </w:r>
      </w:ins>
      <w:del w:id="177" w:author="zenrunner" w:date="2019-02-13T13:57:00Z">
        <w:r w:rsidDel="00577E75">
          <w:delText xml:space="preserve">. </w:delText>
        </w:r>
      </w:del>
    </w:p>
    <w:p w14:paraId="49278617" w14:textId="74D918F4" w:rsidR="00B51372" w:rsidRPr="000813FC" w:rsidDel="005E0099" w:rsidRDefault="00B51372" w:rsidP="00CC614D">
      <w:pPr>
        <w:spacing w:line="360" w:lineRule="auto"/>
        <w:rPr>
          <w:u w:val="single"/>
        </w:rPr>
      </w:pPr>
      <w:moveFromRangeStart w:id="178" w:author="zenrunner" w:date="2019-02-13T14:00:00Z" w:name="move411685750"/>
      <w:moveFrom w:id="179" w:author="zenrunner" w:date="2019-02-13T14:00:00Z">
        <w:r w:rsidRPr="000813FC" w:rsidDel="005E0099">
          <w:rPr>
            <w:u w:val="single"/>
          </w:rPr>
          <w:t>Phytometer species</w:t>
        </w:r>
      </w:moveFrom>
    </w:p>
    <w:p w14:paraId="0C5000B7" w14:textId="6D535B51" w:rsidR="00B51372" w:rsidDel="005E0099" w:rsidRDefault="00B51372" w:rsidP="00CC614D">
      <w:pPr>
        <w:spacing w:line="360" w:lineRule="auto"/>
      </w:pPr>
      <w:moveFrom w:id="180" w:author="zenrunner" w:date="2019-02-13T14:00:00Z">
        <w:r w:rsidDel="005E0099">
          <w:t xml:space="preserve">We used the desert dandelion </w:t>
        </w:r>
        <w:r w:rsidRPr="00F3485C" w:rsidDel="005E0099">
          <w:rPr>
            <w:i/>
          </w:rPr>
          <w:t>Malacothrix glabrata</w:t>
        </w:r>
        <w:r w:rsidDel="005E0099">
          <w:rPr>
            <w:i/>
          </w:rPr>
          <w:t xml:space="preserve"> </w:t>
        </w:r>
        <w:r w:rsidRPr="00D1380D" w:rsidDel="005E0099">
          <w:t>(Asteraceae)</w:t>
        </w:r>
        <w:r w:rsidDel="005E0099">
          <w:t xml:space="preserve"> as a phytometer to measure pollination services. </w:t>
        </w:r>
        <w:r w:rsidRPr="00A1048B" w:rsidDel="005E0099">
          <w:rPr>
            <w:i/>
          </w:rPr>
          <w:t>M. glabrata</w:t>
        </w:r>
        <w:r w:rsidDel="005E0099">
          <w:t xml:space="preserve"> is an abundant, native annual wildflower that commonly co-occurs with </w:t>
        </w:r>
        <w:r w:rsidRPr="006E41A1" w:rsidDel="005E0099">
          <w:rPr>
            <w:i/>
          </w:rPr>
          <w:t>L. tridentata</w:t>
        </w:r>
        <w:r w:rsidDel="005E0099">
          <w:t xml:space="preserve">. The flowerheads are dense with yellow corollas and grow up to 40 cm tall </w:t>
        </w:r>
        <w:r w:rsidDel="005E0099">
          <w:rPr>
            <w:noProof/>
          </w:rPr>
          <w:t>(Morhardt and Morhardt, 2004)</w:t>
        </w:r>
        <w:r w:rsidDel="005E0099">
          <w:t xml:space="preserve">. </w:t>
        </w:r>
        <w:r w:rsidRPr="006E41A1" w:rsidDel="005E0099">
          <w:rPr>
            <w:i/>
          </w:rPr>
          <w:t>M. glabrata</w:t>
        </w:r>
        <w:r w:rsidDel="005E0099">
          <w:t xml:space="preserve"> is insect-pollinated, including bees in the genera </w:t>
        </w:r>
        <w:r w:rsidRPr="006E41A1" w:rsidDel="005E0099">
          <w:rPr>
            <w:i/>
          </w:rPr>
          <w:t>Nomadopsis</w:t>
        </w:r>
        <w:r w:rsidDel="005E0099">
          <w:t xml:space="preserve"> </w:t>
        </w:r>
        <w:r w:rsidR="00162497" w:rsidDel="005E0099">
          <w:fldChar w:fldCharType="begin"/>
        </w:r>
        <w:r w:rsidR="005E44FC" w:rsidDel="005E0099">
          <w:instrText xml:space="preserve"> ADDIN EN.CITE &lt;EndNote&gt;&lt;Cite&gt;&lt;Author&gt;Rutowski&lt;/Author&gt;&lt;Year&gt;1980&lt;/Year&gt;&lt;RecNum&gt;6&lt;/RecNum&gt;&lt;DisplayText&gt;(Rutowski and Alcock 1980)&lt;/DisplayText&gt;&lt;record&gt;&lt;rec-number&gt;6&lt;/rec-number&gt;&lt;foreign-keys&gt;&lt;key app="EN" db-id="efxxxd2elfvxfde05eev9swq9zv0dswrxzp2"&gt;6&lt;/key&gt;&lt;/foreign-keys&gt;&lt;ref-type name="Journal Article"&gt;17&lt;/ref-type&gt;&lt;contributors&gt;&lt;authors&gt;&lt;author&gt;Rutowski, Ronald L&lt;/author&gt;&lt;author&gt;Alcock, John&lt;/author&gt;&lt;/authors&gt;&lt;/contributors&gt;&lt;titles&gt;&lt;title&gt;Temporal variation in male copulatory behaviour in the solitary bee Nomadopsis puellae (Hymenoptera: Andrenidae)&lt;/title&gt;&lt;secondary-title&gt;Behaviour&lt;/secondary-title&gt;&lt;/titles&gt;&lt;periodical&gt;&lt;full-title&gt;Behaviour&lt;/full-title&gt;&lt;/periodical&gt;&lt;pages&gt;175-187&lt;/pages&gt;&lt;volume&gt;73&lt;/volume&gt;&lt;number&gt;3&lt;/number&gt;&lt;dates&gt;&lt;year&gt;1980&lt;/year&gt;&lt;/dates&gt;&lt;isbn&gt;1568-539X&lt;/isbn&gt;&lt;urls&gt;&lt;/urls&gt;&lt;/record&gt;&lt;/Cite&gt;&lt;/EndNote&gt;</w:instrText>
        </w:r>
        <w:r w:rsidR="00162497" w:rsidDel="005E0099">
          <w:fldChar w:fldCharType="separate"/>
        </w:r>
        <w:r w:rsidR="005E44FC" w:rsidDel="005E0099">
          <w:rPr>
            <w:noProof/>
          </w:rPr>
          <w:t>(</w:t>
        </w:r>
        <w:r w:rsidR="00992310" w:rsidDel="005E0099">
          <w:fldChar w:fldCharType="begin"/>
        </w:r>
        <w:r w:rsidR="00992310" w:rsidDel="005E0099">
          <w:instrText xml:space="preserve"> HYPERLINK \l "_ENREF_71" \o "Rutowski, 1980 #6" </w:instrText>
        </w:r>
        <w:r w:rsidR="00992310" w:rsidDel="005E0099">
          <w:fldChar w:fldCharType="separate"/>
        </w:r>
        <w:r w:rsidR="00663A38" w:rsidDel="005E0099">
          <w:rPr>
            <w:noProof/>
          </w:rPr>
          <w:t>Rutowski and Alcock 1980</w:t>
        </w:r>
        <w:r w:rsidR="00992310" w:rsidDel="005E0099">
          <w:rPr>
            <w:noProof/>
          </w:rPr>
          <w:fldChar w:fldCharType="end"/>
        </w:r>
        <w:r w:rsidR="005E44FC" w:rsidDel="005E0099">
          <w:rPr>
            <w:noProof/>
          </w:rPr>
          <w:t>)</w:t>
        </w:r>
        <w:r w:rsidR="00162497" w:rsidDel="005E0099">
          <w:fldChar w:fldCharType="end"/>
        </w:r>
        <w:r w:rsidR="00445002" w:rsidDel="005E0099">
          <w:t xml:space="preserve"> </w:t>
        </w:r>
        <w:r w:rsidDel="005E0099">
          <w:t xml:space="preserve">and </w:t>
        </w:r>
        <w:r w:rsidRPr="00120D56" w:rsidDel="005E0099">
          <w:rPr>
            <w:i/>
          </w:rPr>
          <w:t>Anthidium</w:t>
        </w:r>
        <w:r w:rsidDel="005E0099">
          <w:t xml:space="preserve"> </w:t>
        </w:r>
        <w:r w:rsidR="00445002" w:rsidDel="005E0099">
          <w:fldChar w:fldCharType="begin"/>
        </w:r>
        <w:r w:rsidR="005E44FC" w:rsidDel="005E0099">
          <w:instrText xml:space="preserve"> ADDIN EN.CITE &lt;EndNote&gt;&lt;Cite&gt;&lt;Author&gt;Wainwright&lt;/Author&gt;&lt;Year&gt;1978&lt;/Year&gt;&lt;RecNum&gt;9&lt;/RecNum&gt;&lt;DisplayText&gt;(Wainwright 1978)&lt;/DisplayText&gt;&lt;record&gt;&lt;rec-number&gt;9&lt;/rec-number&gt;&lt;foreign-keys&gt;&lt;key app="EN" db-id="efxxxd2elfvxfde05eev9swq9zv0dswrxzp2"&gt;9&lt;/key&gt;&lt;/foreign-keys&gt;&lt;ref-type name="Journal Article"&gt;17&lt;/ref-type&gt;&lt;contributors&gt;&lt;authors&gt;&lt;author&gt;Wainwright, Colin M&lt;/author&gt;&lt;/authors&gt;&lt;/contributors&gt;&lt;titles&gt;&lt;title&gt;Hymenopteran territoriality and its influences on the pollination ecology of Lupinus arizonicus&lt;/title&gt;&lt;secondary-title&gt;The Southwestern Naturalist&lt;/secondary-title&gt;&lt;/titles&gt;&lt;periodical&gt;&lt;full-title&gt;The Southwestern Naturalist&lt;/full-title&gt;&lt;/periodical&gt;&lt;pages&gt;605-615&lt;/pages&gt;&lt;dates&gt;&lt;year&gt;1978&lt;/year&gt;&lt;/dates&gt;&lt;isbn&gt;0038-4909&lt;/isbn&gt;&lt;urls&gt;&lt;/urls&gt;&lt;/record&gt;&lt;/Cite&gt;&lt;/EndNote&gt;</w:instrText>
        </w:r>
        <w:r w:rsidR="00445002" w:rsidDel="005E0099">
          <w:fldChar w:fldCharType="separate"/>
        </w:r>
        <w:r w:rsidR="005E44FC" w:rsidDel="005E0099">
          <w:rPr>
            <w:noProof/>
          </w:rPr>
          <w:t>(</w:t>
        </w:r>
        <w:r w:rsidR="00992310" w:rsidDel="005E0099">
          <w:fldChar w:fldCharType="begin"/>
        </w:r>
        <w:r w:rsidR="00992310" w:rsidDel="005E0099">
          <w:instrText xml:space="preserve"> HYPERLINK \l "_ENREF_92" \o "Wainwright, 1978 #9" </w:instrText>
        </w:r>
        <w:r w:rsidR="00992310" w:rsidDel="005E0099">
          <w:fldChar w:fldCharType="separate"/>
        </w:r>
        <w:r w:rsidR="00663A38" w:rsidDel="005E0099">
          <w:rPr>
            <w:noProof/>
          </w:rPr>
          <w:t>Wainwright 1978</w:t>
        </w:r>
        <w:r w:rsidR="00992310" w:rsidDel="005E0099">
          <w:rPr>
            <w:noProof/>
          </w:rPr>
          <w:fldChar w:fldCharType="end"/>
        </w:r>
        <w:r w:rsidR="005E44FC" w:rsidDel="005E0099">
          <w:rPr>
            <w:noProof/>
          </w:rPr>
          <w:t>)</w:t>
        </w:r>
        <w:r w:rsidR="00445002" w:rsidDel="005E0099">
          <w:fldChar w:fldCharType="end"/>
        </w:r>
        <w:r w:rsidDel="005E0099">
          <w:t xml:space="preserve"> as well as short-winged flower beetles of the family </w:t>
        </w:r>
        <w:r w:rsidRPr="009D3CE2" w:rsidDel="005E0099">
          <w:rPr>
            <w:i/>
          </w:rPr>
          <w:t>Kateretidae</w:t>
        </w:r>
        <w:r w:rsidDel="005E0099">
          <w:t xml:space="preserve"> </w:t>
        </w:r>
        <w:r w:rsidR="00445002" w:rsidDel="005E0099">
          <w:fldChar w:fldCharType="begin"/>
        </w:r>
        <w:r w:rsidR="005E44FC" w:rsidDel="005E0099">
          <w:instrText xml:space="preserve"> ADDIN EN.CITE &lt;EndNote&gt;&lt;Cite&gt;&lt;Author&gt;Cline&lt;/Author&gt;&lt;Year&gt;2010&lt;/Year&gt;&lt;RecNum&gt;8&lt;/RecNum&gt;&lt;DisplayText&gt;(Cline and Audisio 2010)&lt;/DisplayText&gt;&lt;record&gt;&lt;rec-number&gt;8&lt;/rec-number&gt;&lt;foreign-keys&gt;&lt;key app="EN" db-id="efxxxd2elfvxfde05eev9swq9zv0dswrxzp2"&gt;8&lt;/key&gt;&lt;/foreign-keys&gt;&lt;ref-type name="Journal Article"&gt;17&lt;/ref-type&gt;&lt;contributors&gt;&lt;authors&gt;&lt;author&gt;Cline, Andrew R&lt;/author&gt;&lt;author&gt;Audisio, Paolo&lt;/author&gt;&lt;/authors&gt;&lt;/contributors&gt;&lt;titles&gt;&lt;title&gt;Revision of the new world short-winged flower beetles (Coleoptera: Kateretidae). Part I. Generic review and revision of Anthonaeus Horn, 1879&lt;/title&gt;&lt;secondary-title&gt;The Coleopterists Bulletin&lt;/secondary-title&gt;&lt;/titles&gt;&lt;periodical&gt;&lt;full-title&gt;The Coleopterists Bulletin&lt;/full-title&gt;&lt;/periodical&gt;&lt;pages&gt;173-186&lt;/pages&gt;&lt;dates&gt;&lt;year&gt;2010&lt;/year&gt;&lt;/dates&gt;&lt;isbn&gt;0010-065X&lt;/isbn&gt;&lt;urls&gt;&lt;/urls&gt;&lt;/record&gt;&lt;/Cite&gt;&lt;/EndNote&gt;</w:instrText>
        </w:r>
        <w:r w:rsidR="00445002" w:rsidDel="005E0099">
          <w:fldChar w:fldCharType="separate"/>
        </w:r>
        <w:r w:rsidR="005E44FC" w:rsidDel="005E0099">
          <w:rPr>
            <w:noProof/>
          </w:rPr>
          <w:t>(</w:t>
        </w:r>
        <w:r w:rsidR="00992310" w:rsidDel="005E0099">
          <w:fldChar w:fldCharType="begin"/>
        </w:r>
        <w:r w:rsidR="00992310" w:rsidDel="005E0099">
          <w:instrText xml:space="preserve"> HYPERLINK \l "_ENREF_24" \o "Cline, 2010 #8" </w:instrText>
        </w:r>
        <w:r w:rsidR="00992310" w:rsidDel="005E0099">
          <w:fldChar w:fldCharType="separate"/>
        </w:r>
        <w:r w:rsidR="00663A38" w:rsidDel="005E0099">
          <w:rPr>
            <w:noProof/>
          </w:rPr>
          <w:t>Cline and Audisio 2010</w:t>
        </w:r>
        <w:r w:rsidR="00992310" w:rsidDel="005E0099">
          <w:rPr>
            <w:noProof/>
          </w:rPr>
          <w:fldChar w:fldCharType="end"/>
        </w:r>
        <w:r w:rsidR="005E44FC" w:rsidDel="005E0099">
          <w:rPr>
            <w:noProof/>
          </w:rPr>
          <w:t>)</w:t>
        </w:r>
        <w:r w:rsidR="00445002" w:rsidDel="005E0099">
          <w:fldChar w:fldCharType="end"/>
        </w:r>
        <w:r w:rsidDel="005E0099">
          <w:t xml:space="preserve">. Several of the 24 species of </w:t>
        </w:r>
        <w:r w:rsidRPr="00A1048B" w:rsidDel="005E0099">
          <w:rPr>
            <w:i/>
          </w:rPr>
          <w:t>Malacothrix</w:t>
        </w:r>
        <w:r w:rsidDel="005E0099">
          <w:t xml:space="preserve"> are self-compatible </w:t>
        </w:r>
        <w:r w:rsidR="00445002" w:rsidDel="005E0099">
          <w:fldChar w:fldCharType="begin"/>
        </w:r>
        <w:r w:rsidR="005E44FC" w:rsidDel="005E0099">
          <w:instrText xml:space="preserve"> ADDIN EN.CITE &lt;EndNote&gt;&lt;Cite&gt;&lt;Author&gt;Davis&lt;/Author&gt;&lt;Year&gt;1986&lt;/Year&gt;&lt;RecNum&gt;7&lt;/RecNum&gt;&lt;DisplayText&gt;(Davis and Philbrick 1986)&lt;/DisplayText&gt;&lt;record&gt;&lt;rec-number&gt;7&lt;/rec-number&gt;&lt;foreign-keys&gt;&lt;key app="EN" db-id="efxxxd2elfvxfde05eev9swq9zv0dswrxzp2"&gt;7&lt;/key&gt;&lt;/foreign-keys&gt;&lt;ref-type name="Journal Article"&gt;17&lt;/ref-type&gt;&lt;contributors&gt;&lt;authors&gt;&lt;author&gt;Davis, WS&lt;/author&gt;&lt;author&gt;Philbrick, Ralph&lt;/author&gt;&lt;/authors&gt;&lt;/contributors&gt;&lt;titles&gt;&lt;title&gt;Natural hybridization between Malacothrix incana and M. saxatilis var. implicata (Asteraceae: Lactuceae) on San Miguel Island, California&lt;/title&gt;&lt;secondary-title&gt;Madroño&lt;/secondary-title&gt;&lt;/titles&gt;&lt;periodical&gt;&lt;full-title&gt;Madroño&lt;/full-title&gt;&lt;/periodical&gt;&lt;pages&gt;253-263&lt;/pages&gt;&lt;dates&gt;&lt;year&gt;1986&lt;/year&gt;&lt;/dates&gt;&lt;isbn&gt;0024-9637&lt;/isbn&gt;&lt;urls&gt;&lt;/urls&gt;&lt;/record&gt;&lt;/Cite&gt;&lt;/EndNote&gt;</w:instrText>
        </w:r>
        <w:r w:rsidR="00445002" w:rsidDel="005E0099">
          <w:fldChar w:fldCharType="separate"/>
        </w:r>
        <w:r w:rsidR="005E44FC" w:rsidDel="005E0099">
          <w:rPr>
            <w:noProof/>
          </w:rPr>
          <w:t>(</w:t>
        </w:r>
        <w:r w:rsidR="00992310" w:rsidDel="005E0099">
          <w:fldChar w:fldCharType="begin"/>
        </w:r>
        <w:r w:rsidR="00992310" w:rsidDel="005E0099">
          <w:instrText xml:space="preserve"> HYPERLINK \l "_ENREF_25" \o "Davis, 1986 #7" </w:instrText>
        </w:r>
        <w:r w:rsidR="00992310" w:rsidDel="005E0099">
          <w:fldChar w:fldCharType="separate"/>
        </w:r>
        <w:r w:rsidR="00663A38" w:rsidDel="005E0099">
          <w:rPr>
            <w:noProof/>
          </w:rPr>
          <w:t>Davis and Philbrick 1986</w:t>
        </w:r>
        <w:r w:rsidR="00992310" w:rsidDel="005E0099">
          <w:rPr>
            <w:noProof/>
          </w:rPr>
          <w:fldChar w:fldCharType="end"/>
        </w:r>
        <w:r w:rsidR="005E44FC" w:rsidDel="005E0099">
          <w:rPr>
            <w:noProof/>
          </w:rPr>
          <w:t>)</w:t>
        </w:r>
        <w:r w:rsidR="00445002" w:rsidDel="005E0099">
          <w:fldChar w:fldCharType="end"/>
        </w:r>
        <w:r w:rsidR="00445002" w:rsidDel="005E0099">
          <w:t xml:space="preserve">, </w:t>
        </w:r>
        <w:r w:rsidDel="005E0099">
          <w:t xml:space="preserve">however the reproductive biology of </w:t>
        </w:r>
        <w:r w:rsidRPr="00A1048B" w:rsidDel="005E0099">
          <w:rPr>
            <w:i/>
          </w:rPr>
          <w:t>M. glabrata</w:t>
        </w:r>
        <w:r w:rsidDel="005E0099">
          <w:rPr>
            <w:i/>
          </w:rPr>
          <w:t xml:space="preserve"> </w:t>
        </w:r>
        <w:r w:rsidDel="005E0099">
          <w:t xml:space="preserve">has not been studied in detail. </w:t>
        </w:r>
      </w:moveFrom>
    </w:p>
    <w:moveFromRangeEnd w:id="178"/>
    <w:p w14:paraId="74383695" w14:textId="77777777" w:rsidR="00B51372" w:rsidRPr="000813FC" w:rsidRDefault="00B51372" w:rsidP="00CC614D">
      <w:pPr>
        <w:spacing w:line="360" w:lineRule="auto"/>
        <w:rPr>
          <w:u w:val="single"/>
        </w:rPr>
      </w:pPr>
      <w:r w:rsidRPr="000813FC">
        <w:rPr>
          <w:u w:val="single"/>
        </w:rPr>
        <w:t>Study species</w:t>
      </w:r>
    </w:p>
    <w:p w14:paraId="2B92E49F" w14:textId="29332694" w:rsidR="00B51372" w:rsidRDefault="00B51372" w:rsidP="00CC614D">
      <w:pPr>
        <w:spacing w:line="360" w:lineRule="auto"/>
        <w:rPr>
          <w:ins w:id="181" w:author="zenrunner" w:date="2019-02-13T14:00:00Z"/>
        </w:rPr>
      </w:pPr>
      <w:r>
        <w:t xml:space="preserve">Creosote bush, </w:t>
      </w:r>
      <w:proofErr w:type="spellStart"/>
      <w:r w:rsidRPr="00DD0851">
        <w:rPr>
          <w:i/>
        </w:rPr>
        <w:t>Larrea</w:t>
      </w:r>
      <w:proofErr w:type="spellEnd"/>
      <w:r w:rsidRPr="00DD0851">
        <w:rPr>
          <w:i/>
        </w:rPr>
        <w:t xml:space="preserve"> </w:t>
      </w:r>
      <w:proofErr w:type="spellStart"/>
      <w:r w:rsidRPr="00DD0851">
        <w:rPr>
          <w:i/>
        </w:rPr>
        <w:t>tridentata</w:t>
      </w:r>
      <w:proofErr w:type="spellEnd"/>
      <w:r>
        <w:t xml:space="preserve"> </w:t>
      </w:r>
      <w:r w:rsidRPr="00D1380D">
        <w:t>(</w:t>
      </w:r>
      <w:proofErr w:type="spellStart"/>
      <w:r w:rsidRPr="00D1380D">
        <w:t>Zygophyllaceae</w:t>
      </w:r>
      <w:proofErr w:type="spellEnd"/>
      <w:r w:rsidRPr="00D1380D">
        <w:t>)</w:t>
      </w:r>
      <w:r>
        <w:t xml:space="preserve">, has been a dominant flowering shrub of the </w:t>
      </w:r>
      <w:ins w:id="182" w:author="zenrunner" w:date="2019-02-13T13:59:00Z">
        <w:r w:rsidR="00033674">
          <w:t>S</w:t>
        </w:r>
      </w:ins>
      <w:del w:id="183" w:author="zenrunner" w:date="2019-02-13T13:59:00Z">
        <w:r w:rsidDel="00033674">
          <w:delText>s</w:delText>
        </w:r>
      </w:del>
      <w:r>
        <w:t>outhwestern United States for 25 000 years</w:t>
      </w:r>
      <w:r w:rsidR="00445002">
        <w:t xml:space="preserve"> </w:t>
      </w:r>
      <w:r w:rsidR="00445002">
        <w:fldChar w:fldCharType="begin"/>
      </w:r>
      <w:r w:rsidR="005E44FC">
        <w:instrText xml:space="preserve"> ADDIN EN.CITE &lt;EndNote&gt;&lt;Cite&gt;&lt;Author&gt;Betancourt&lt;/Author&gt;&lt;Year&gt;1990&lt;/Year&gt;&lt;RecNum&gt;239&lt;/RecNum&gt;&lt;DisplayText&gt;(Betancourt et al. 1990)&lt;/DisplayText&gt;&lt;record&gt;&lt;rec-number&gt;239&lt;/rec-number&gt;&lt;foreign-keys&gt;&lt;key app="EN" db-id="efxxxd2elfvxfde05eev9swq9zv0dswrxzp2"&gt;239&lt;/key&gt;&lt;/foreign-keys&gt;&lt;ref-type name="Book"&gt;6&lt;/ref-type&gt;&lt;contributors&gt;&lt;authors&gt;&lt;author&gt;Betancourt, Julio L&lt;/author&gt;&lt;author&gt;Van Devender, Thomas R&lt;/author&gt;&lt;author&gt;Martin, Paul Schultz&lt;/author&gt;&lt;/authors&gt;&lt;/contributors&gt;&lt;titles&gt;&lt;title&gt;Packrat middens: the last 40,000 years of biotic change&lt;/title&gt;&lt;/titles&gt;&lt;dates&gt;&lt;year&gt;1990&lt;/year&gt;&lt;/dates&gt;&lt;publisher&gt;University of Arizona Press&lt;/publisher&gt;&lt;isbn&gt;0816511152&lt;/isbn&gt;&lt;urls&gt;&lt;/urls&gt;&lt;/record&gt;&lt;/Cite&gt;&lt;/EndNote&gt;</w:instrText>
      </w:r>
      <w:r w:rsidR="00445002">
        <w:fldChar w:fldCharType="separate"/>
      </w:r>
      <w:r w:rsidR="005E44FC">
        <w:rPr>
          <w:noProof/>
        </w:rPr>
        <w:t>(</w:t>
      </w:r>
      <w:hyperlink w:anchor="_ENREF_7" w:tooltip="Betancourt, 1990 #239" w:history="1">
        <w:r w:rsidR="00663A38">
          <w:rPr>
            <w:noProof/>
          </w:rPr>
          <w:t>Betancourt et al. 1990</w:t>
        </w:r>
      </w:hyperlink>
      <w:r w:rsidR="005E44FC">
        <w:rPr>
          <w:noProof/>
        </w:rPr>
        <w:t>)</w:t>
      </w:r>
      <w:r w:rsidR="00445002">
        <w:fldChar w:fldCharType="end"/>
      </w:r>
      <w:r>
        <w:t xml:space="preserve">. It is able to maintain photosynthesis even under high temperatures and low water potentials </w:t>
      </w:r>
      <w:r w:rsidR="00445002">
        <w:fldChar w:fldCharType="begin"/>
      </w:r>
      <w:r w:rsidR="005E44FC">
        <w:instrText xml:space="preserve"> ADDIN EN.CITE &lt;EndNote&gt;&lt;Cite&gt;&lt;Author&gt;Barbour&lt;/Author&gt;&lt;Year&gt;2007&lt;/Year&gt;&lt;RecNum&gt;14&lt;/RecNum&gt;&lt;DisplayText&gt;(Barbour et al. 2007)&lt;/DisplayText&gt;&lt;record&gt;&lt;rec-number&gt;14&lt;/rec-number&gt;&lt;foreign-keys&gt;&lt;key app="EN" db-id="efxxxd2elfvxfde05eev9swq9zv0dswrxzp2"&gt;14&lt;/key&gt;&lt;/foreign-keys&gt;&lt;ref-type name="Book"&gt;6&lt;/ref-type&gt;&lt;contributors&gt;&lt;authors&gt;&lt;author&gt;Barbour, Michael&lt;/author&gt;&lt;author&gt;Keeler-Wolf, Todd&lt;/author&gt;&lt;author&gt;Schoenherr, Allan A&lt;/author&gt;&lt;/authors&gt;&lt;/contributors&gt;&lt;titles&gt;&lt;title&gt;Terrestrial vegetation of California&lt;/title&gt;&lt;/titles&gt;&lt;dates&gt;&lt;year&gt;2007&lt;/year&gt;&lt;/dates&gt;&lt;publisher&gt;Univ of California Press&lt;/publisher&gt;&lt;isbn&gt;0520249550&lt;/isbn&gt;&lt;urls&gt;&lt;/urls&gt;&lt;/record&gt;&lt;/Cite&gt;&lt;/EndNote&gt;</w:instrText>
      </w:r>
      <w:r w:rsidR="00445002">
        <w:fldChar w:fldCharType="separate"/>
      </w:r>
      <w:r w:rsidR="005E44FC">
        <w:rPr>
          <w:noProof/>
        </w:rPr>
        <w:t>(</w:t>
      </w:r>
      <w:hyperlink w:anchor="_ENREF_4" w:tooltip="Barbour, 2007 #14" w:history="1">
        <w:r w:rsidR="00663A38">
          <w:rPr>
            <w:noProof/>
          </w:rPr>
          <w:t>Barbour et al. 2007</w:t>
        </w:r>
      </w:hyperlink>
      <w:r w:rsidR="005E44FC">
        <w:rPr>
          <w:noProof/>
        </w:rPr>
        <w:t>)</w:t>
      </w:r>
      <w:r w:rsidR="00445002">
        <w:fldChar w:fldCharType="end"/>
      </w:r>
      <w:r>
        <w:t>. This shrub species also primarily reproduces clonally leading to individuals that are exceptionally long lived. Clones that are over 1000 years old have been documented</w:t>
      </w:r>
      <w:r w:rsidR="00445002">
        <w:t xml:space="preserve"> </w:t>
      </w:r>
      <w:r w:rsidR="00445002">
        <w:fldChar w:fldCharType="begin"/>
      </w:r>
      <w:r w:rsidR="005E44FC">
        <w:instrText xml:space="preserve"> ADDIN EN.CITE &lt;EndNote&gt;&lt;Cite&gt;&lt;Author&gt;Vasek&lt;/Author&gt;&lt;Year&gt;1980&lt;/Year&gt;&lt;RecNum&gt;240&lt;/RecNum&gt;&lt;DisplayText&gt;(Vasek 1980)&lt;/DisplayText&gt;&lt;record&gt;&lt;rec-number&gt;240&lt;/rec-number&gt;&lt;foreign-keys&gt;&lt;key app="EN" db-id="efxxxd2elfvxfde05eev9swq9zv0dswrxzp2"&gt;240&lt;/key&gt;&lt;/foreign-keys&gt;&lt;ref-type name="Journal Article"&gt;17&lt;/ref-type&gt;&lt;contributors&gt;&lt;authors&gt;&lt;author&gt;Vasek, Frank C&lt;/author&gt;&lt;/authors&gt;&lt;/contributors&gt;&lt;titles&gt;&lt;title&gt;Creosote bush: long‐lived clones in the Mojave Desert&lt;/title&gt;&lt;secondary-title&gt;American Journal of Botany&lt;/secondary-title&gt;&lt;/titles&gt;&lt;periodical&gt;&lt;full-title&gt;American journal of botany&lt;/full-title&gt;&lt;/periodical&gt;&lt;pages&gt;246-255&lt;/pages&gt;&lt;volume&gt;67&lt;/volume&gt;&lt;number&gt;2&lt;/number&gt;&lt;dates&gt;&lt;year&gt;1980&lt;/year&gt;&lt;/dates&gt;&lt;isbn&gt;0002-9122&lt;/isbn&gt;&lt;urls&gt;&lt;/urls&gt;&lt;/record&gt;&lt;/Cite&gt;&lt;/EndNote&gt;</w:instrText>
      </w:r>
      <w:r w:rsidR="00445002">
        <w:fldChar w:fldCharType="separate"/>
      </w:r>
      <w:r w:rsidR="005E44FC">
        <w:rPr>
          <w:noProof/>
        </w:rPr>
        <w:t>(</w:t>
      </w:r>
      <w:hyperlink w:anchor="_ENREF_90" w:tooltip="Vasek, 1980 #240" w:history="1">
        <w:r w:rsidR="00663A38">
          <w:rPr>
            <w:noProof/>
          </w:rPr>
          <w:t>Vasek 1980</w:t>
        </w:r>
      </w:hyperlink>
      <w:r w:rsidR="005E44FC">
        <w:rPr>
          <w:noProof/>
        </w:rPr>
        <w:t>)</w:t>
      </w:r>
      <w:r w:rsidR="00445002">
        <w:fldChar w:fldCharType="end"/>
      </w:r>
      <w:r>
        <w:t xml:space="preserve">. The full pollinator guild contains 22 specialist pollinators and more than 80 generalists </w:t>
      </w:r>
      <w:r w:rsidR="00445002">
        <w:fldChar w:fldCharType="begin"/>
      </w:r>
      <w:r w:rsidR="005E44FC">
        <w:instrText xml:space="preserve"> ADDIN EN.CITE &lt;EndNote&gt;&lt;Cite&gt;&lt;Author&gt;Minckley&lt;/Author&gt;&lt;Year&gt;1999&lt;/Year&gt;&lt;RecNum&gt;241&lt;/RecNum&gt;&lt;DisplayText&gt;(Minckley et al. 1999)&lt;/DisplayText&gt;&lt;record&gt;&lt;rec-number&gt;241&lt;/rec-number&gt;&lt;foreign-keys&gt;&lt;key app="EN" db-id="efxxxd2elfvxfde05eev9swq9zv0dswrxzp2"&gt;241&lt;/key&gt;&lt;/foreign-keys&gt;&lt;ref-type name="Journal Article"&gt;17&lt;/ref-type&gt;&lt;contributors&gt;&lt;authors&gt;&lt;author&gt;Minckley, Robert L&lt;/author&gt;&lt;author&gt;Cane, James H&lt;/author&gt;&lt;author&gt;Kervin, Linda&lt;/author&gt;&lt;author&gt;Roulston, TH&lt;/author&gt;&lt;/authors&gt;&lt;/contributors&gt;&lt;titles&gt;&lt;title&gt;Spatial predictability and resource specialization of bees (Hymenoptera: Apoidea) at a superabundant, widespread resource&lt;/title&gt;&lt;secondary-title&gt;Biological Journal of the Linnean Society&lt;/secondary-title&gt;&lt;/titles&gt;&lt;periodical&gt;&lt;full-title&gt;Biological Journal of the Linnean Society&lt;/full-title&gt;&lt;/periodical&gt;&lt;pages&gt;119-147&lt;/pages&gt;&lt;volume&gt;67&lt;/volume&gt;&lt;number&gt;1&lt;/number&gt;&lt;dates&gt;&lt;year&gt;1999&lt;/year&gt;&lt;/dates&gt;&lt;isbn&gt;1095-8312&lt;/isbn&gt;&lt;urls&gt;&lt;/urls&gt;&lt;/record&gt;&lt;/Cite&gt;&lt;/EndNote&gt;</w:instrText>
      </w:r>
      <w:r w:rsidR="00445002">
        <w:fldChar w:fldCharType="separate"/>
      </w:r>
      <w:r w:rsidR="005E44FC">
        <w:rPr>
          <w:noProof/>
        </w:rPr>
        <w:t>(</w:t>
      </w:r>
      <w:hyperlink w:anchor="_ENREF_55" w:tooltip="Minckley, 1999 #241" w:history="1">
        <w:r w:rsidR="00663A38">
          <w:rPr>
            <w:noProof/>
          </w:rPr>
          <w:t>Minckley et al. 1999</w:t>
        </w:r>
      </w:hyperlink>
      <w:r w:rsidR="005E44FC">
        <w:rPr>
          <w:noProof/>
        </w:rPr>
        <w:t>)</w:t>
      </w:r>
      <w:r w:rsidR="00445002">
        <w:fldChar w:fldCharType="end"/>
      </w:r>
      <w:r>
        <w:t xml:space="preserve">. The associated pollinator guilds are highly variable over space, and most shrubs will only interact with 20% of their full guild </w:t>
      </w:r>
      <w:r w:rsidR="00445002">
        <w:fldChar w:fldCharType="begin"/>
      </w:r>
      <w:r w:rsidR="005E44FC">
        <w:instrText xml:space="preserve"> ADDIN EN.CITE &lt;EndNote&gt;&lt;Cite&gt;&lt;Author&gt;Cane&lt;/Author&gt;&lt;Year&gt;2005&lt;/Year&gt;&lt;RecNum&gt;243&lt;/RecNum&gt;&lt;DisplayText&gt;(Cane et al. 2005)&lt;/DisplayText&gt;&lt;record&gt;&lt;rec-number&gt;243&lt;/rec-number&gt;&lt;foreign-keys&gt;&lt;key app="EN" db-id="efxxxd2elfvxfde05eev9swq9zv0dswrxzp2"&gt;243&lt;/key&gt;&lt;/foreign-keys&gt;&lt;ref-type name="Journal Article"&gt;17&lt;/ref-type&gt;&lt;contributors&gt;&lt;authors&gt;&lt;author&gt;Cane, James H&lt;/author&gt;&lt;author&gt;Minckley, Robert&lt;/author&gt;&lt;author&gt;Kervin, Linda&lt;/author&gt;&lt;author&gt;Roulston, T&amp;apos;Ai&lt;/author&gt;&lt;/authors&gt;&lt;/contributors&gt;&lt;titles&gt;&lt;title&gt;Temporally persistent patterns of incidence and abundance in a pollinator guild at annual and decadal scales: the bees of Larrea tridentata&lt;/title&gt;&lt;secondary-title&gt;Biological Journal of the Linnean Society&lt;/secondary-title&gt;&lt;/titles&gt;&lt;periodical&gt;&lt;full-title&gt;Biological Journal of the Linnean Society&lt;/full-title&gt;&lt;/periodical&gt;&lt;pages&gt;319-329&lt;/pages&gt;&lt;volume&gt;85&lt;/volume&gt;&lt;number&gt;3&lt;/number&gt;&lt;dates&gt;&lt;year&gt;2005&lt;/year&gt;&lt;/dates&gt;&lt;isbn&gt;1095-8312&lt;/isbn&gt;&lt;urls&gt;&lt;/urls&gt;&lt;/record&gt;&lt;/Cite&gt;&lt;/EndNote&gt;</w:instrText>
      </w:r>
      <w:r w:rsidR="00445002">
        <w:fldChar w:fldCharType="separate"/>
      </w:r>
      <w:r w:rsidR="005E44FC">
        <w:rPr>
          <w:noProof/>
        </w:rPr>
        <w:t>(</w:t>
      </w:r>
      <w:hyperlink w:anchor="_ENREF_19" w:tooltip="Cane, 2005 #243" w:history="1">
        <w:r w:rsidR="00663A38">
          <w:rPr>
            <w:noProof/>
          </w:rPr>
          <w:t>Cane et al. 2005</w:t>
        </w:r>
      </w:hyperlink>
      <w:r w:rsidR="005E44FC">
        <w:rPr>
          <w:noProof/>
        </w:rPr>
        <w:t>)</w:t>
      </w:r>
      <w:r w:rsidR="00445002">
        <w:fldChar w:fldCharType="end"/>
      </w:r>
      <w:r>
        <w:t xml:space="preserve">. </w:t>
      </w:r>
      <w:r w:rsidRPr="00AA3928">
        <w:rPr>
          <w:i/>
        </w:rPr>
        <w:t xml:space="preserve">L. </w:t>
      </w:r>
      <w:proofErr w:type="spellStart"/>
      <w:r w:rsidRPr="00AA3928">
        <w:rPr>
          <w:i/>
        </w:rPr>
        <w:t>tridentata</w:t>
      </w:r>
      <w:proofErr w:type="spellEnd"/>
      <w:r>
        <w:t xml:space="preserve"> is one of the most reliable flowering plants in the Mojave because it has one of the lowest rainfall thresholds (12 mm) for blooming </w:t>
      </w:r>
      <w:r w:rsidR="00445002">
        <w:fldChar w:fldCharType="begin"/>
      </w:r>
      <w:r w:rsidR="005E44FC">
        <w:instrText xml:space="preserve"> ADDIN EN.CITE &lt;EndNote&gt;&lt;Cite&gt;&lt;Author&gt;Bowers&lt;/Author&gt;&lt;Year&gt;1994&lt;/Year&gt;&lt;RecNum&gt;41&lt;/RecNum&gt;&lt;DisplayText&gt;(Bowers and Dimmitt 1994)&lt;/DisplayText&gt;&lt;record&gt;&lt;rec-number&gt;41&lt;/rec-number&gt;&lt;foreign-keys&gt;&lt;key app="EN" db-id="efxxxd2elfvxfde05eev9swq9zv0dswrxzp2"&gt;41&lt;/key&gt;&lt;/foreign-keys&gt;&lt;ref-type name="Journal Article"&gt;17&lt;/ref-type&gt;&lt;contributors&gt;&lt;authors&gt;&lt;author&gt;Bowers, Janice E&lt;/author&gt;&lt;author&gt;Dimmitt, Mark A&lt;/author&gt;&lt;/authors&gt;&lt;/contributors&gt;&lt;titles&gt;&lt;title&gt;Flowering phenology of six woody plants in the northern Sonoran Desert&lt;/title&gt;&lt;secondary-title&gt;Bulletin of the Torrey Botanical Club&lt;/secondary-title&gt;&lt;/titles&gt;&lt;periodical&gt;&lt;full-title&gt;Bulletin of the Torrey Botanical Club&lt;/full-title&gt;&lt;/periodical&gt;&lt;pages&gt;215-229&lt;/pages&gt;&lt;dates&gt;&lt;year&gt;1994&lt;/year&gt;&lt;/dates&gt;&lt;isbn&gt;0040-9618&lt;/isbn&gt;&lt;urls&gt;&lt;/urls&gt;&lt;/record&gt;&lt;/Cite&gt;&lt;/EndNote&gt;</w:instrText>
      </w:r>
      <w:r w:rsidR="00445002">
        <w:fldChar w:fldCharType="separate"/>
      </w:r>
      <w:r w:rsidR="005E44FC">
        <w:rPr>
          <w:noProof/>
        </w:rPr>
        <w:t>(</w:t>
      </w:r>
      <w:hyperlink w:anchor="_ENREF_9" w:tooltip="Bowers, 1994 #41" w:history="1">
        <w:r w:rsidR="00663A38">
          <w:rPr>
            <w:noProof/>
          </w:rPr>
          <w:t>Bowers and Dimmitt 1994</w:t>
        </w:r>
      </w:hyperlink>
      <w:r w:rsidR="005E44FC">
        <w:rPr>
          <w:noProof/>
        </w:rPr>
        <w:t>)</w:t>
      </w:r>
      <w:r w:rsidR="00445002">
        <w:fldChar w:fldCharType="end"/>
      </w:r>
      <w:r>
        <w:t xml:space="preserve">. It produces copious nectar and pollen rich flowers </w:t>
      </w:r>
      <w:r w:rsidR="00445002">
        <w:fldChar w:fldCharType="begin"/>
      </w:r>
      <w:r w:rsidR="005E44FC">
        <w:instrText xml:space="preserve"> ADDIN EN.CITE &lt;EndNote&gt;&lt;Cite&gt;&lt;Author&gt;Simpson&lt;/Author&gt;&lt;Year&gt;1977&lt;/Year&gt;&lt;RecNum&gt;245&lt;/RecNum&gt;&lt;DisplayText&gt;(Simpson et al. 1977)&lt;/DisplayText&gt;&lt;record&gt;&lt;rec-number&gt;245&lt;/rec-number&gt;&lt;foreign-keys&gt;&lt;key app="EN" db-id="efxxxd2elfvxfde05eev9swq9zv0dswrxzp2"&gt;245&lt;/key&gt;&lt;/foreign-keys&gt;&lt;ref-type name="Journal Article"&gt;17&lt;/ref-type&gt;&lt;contributors&gt;&lt;authors&gt;&lt;author&gt;Simpson, BB&lt;/author&gt;&lt;author&gt;Neff, JL&lt;/author&gt;&lt;author&gt;Moldenke, AR&lt;/author&gt;&lt;/authors&gt;&lt;/contributors&gt;&lt;titles&gt;&lt;title&gt;Reproductive systems of Larrea&lt;/title&gt;&lt;secondary-title&gt;Mabry, T, J,, Hunziker, J, H,, DiFeo, D, R,, jr ed (s). Creosote bush: biology and chemistry of Larrea in the New World deserts. Stroudsburg, Dowden, Hutchinson &amp;amp; Ross Inc&lt;/secondary-title&gt;&lt;/titles&gt;&lt;periodical&gt;&lt;full-title&gt;Mabry, T, J,, Hunziker, J, H,, DiFeo, D, R,, jr ed (s). Creosote bush: biology and chemistry of Larrea in the New World deserts. Stroudsburg, Dowden, Hutchinson &amp;amp; Ross Inc&lt;/full-title&gt;&lt;/periodical&gt;&lt;pages&gt;92-114&lt;/pages&gt;&lt;dates&gt;&lt;year&gt;1977&lt;/year&gt;&lt;/dates&gt;&lt;urls&gt;&lt;/urls&gt;&lt;/record&gt;&lt;/Cite&gt;&lt;/EndNote&gt;</w:instrText>
      </w:r>
      <w:r w:rsidR="00445002">
        <w:fldChar w:fldCharType="separate"/>
      </w:r>
      <w:r w:rsidR="005E44FC">
        <w:rPr>
          <w:noProof/>
        </w:rPr>
        <w:t>(</w:t>
      </w:r>
      <w:hyperlink w:anchor="_ENREF_78" w:tooltip="Simpson, 1977 #245" w:history="1">
        <w:r w:rsidR="00663A38">
          <w:rPr>
            <w:noProof/>
          </w:rPr>
          <w:t>Simpson et al. 1977</w:t>
        </w:r>
      </w:hyperlink>
      <w:r w:rsidR="005E44FC">
        <w:rPr>
          <w:noProof/>
        </w:rPr>
        <w:t>)</w:t>
      </w:r>
      <w:r w:rsidR="00445002">
        <w:fldChar w:fldCharType="end"/>
      </w:r>
      <w:r w:rsidR="00445002">
        <w:t xml:space="preserve"> </w:t>
      </w:r>
      <w:r>
        <w:t xml:space="preserve">and provides critical resources to pollinators in drought years. </w:t>
      </w:r>
      <w:r w:rsidRPr="00AA3928">
        <w:rPr>
          <w:i/>
        </w:rPr>
        <w:t xml:space="preserve">L. </w:t>
      </w:r>
      <w:proofErr w:type="spellStart"/>
      <w:r w:rsidRPr="00AA3928">
        <w:rPr>
          <w:i/>
        </w:rPr>
        <w:t>tridentata</w:t>
      </w:r>
      <w:proofErr w:type="spellEnd"/>
      <w:r>
        <w:t xml:space="preserve"> functions as a benefactor species for other desert perennials such as </w:t>
      </w:r>
      <w:proofErr w:type="spellStart"/>
      <w:r w:rsidRPr="00AA3928">
        <w:rPr>
          <w:i/>
        </w:rPr>
        <w:t>Opuntia</w:t>
      </w:r>
      <w:proofErr w:type="spellEnd"/>
      <w:r w:rsidRPr="00AA3928">
        <w:rPr>
          <w:i/>
        </w:rPr>
        <w:t xml:space="preserve"> </w:t>
      </w:r>
      <w:proofErr w:type="spellStart"/>
      <w:r w:rsidRPr="00AA3928">
        <w:rPr>
          <w:i/>
        </w:rPr>
        <w:t>leptocaulis</w:t>
      </w:r>
      <w:proofErr w:type="spellEnd"/>
      <w:r w:rsidR="00445002">
        <w:rPr>
          <w:i/>
        </w:rPr>
        <w:t xml:space="preserve"> </w:t>
      </w:r>
      <w:r w:rsidR="00445002">
        <w:rPr>
          <w:i/>
        </w:rPr>
        <w:fldChar w:fldCharType="begin"/>
      </w:r>
      <w:r w:rsidR="005E44FC">
        <w:rPr>
          <w:i/>
        </w:rPr>
        <w:instrText xml:space="preserve"> ADDIN EN.CITE &lt;EndNote&gt;&lt;Cite&gt;&lt;Author&gt;Yeaton&lt;/Author&gt;&lt;Year&gt;1978&lt;/Year&gt;&lt;RecNum&gt;15&lt;/RecNum&gt;&lt;DisplayText&gt;(Yeaton 1978)&lt;/DisplayText&gt;&lt;record&gt;&lt;rec-number&gt;15&lt;/rec-number&gt;&lt;foreign-keys&gt;&lt;key app="EN" db-id="efxxxd2elfvxfde05eev9swq9zv0dswrxzp2"&gt;15&lt;/key&gt;&lt;/foreign-keys&gt;&lt;ref-type name="Journal Article"&gt;17&lt;/ref-type&gt;&lt;contributors&gt;&lt;authors&gt;&lt;author&gt;Yeaton, Richard I&lt;/author&gt;&lt;/authors&gt;&lt;/contributors&gt;&lt;titles&gt;&lt;title&gt;A cyclical relationship between Larrea tridentata and Opuntia leptocaulis in the northern Chihuahuan Desert&lt;/title&gt;&lt;secondary-title&gt;The Journal of Ecology&lt;/secondary-title&gt;&lt;/titles&gt;&lt;periodical&gt;&lt;full-title&gt;The Journal of Ecology&lt;/full-title&gt;&lt;/periodical&gt;&lt;pages&gt;651-656&lt;/pages&gt;&lt;dates&gt;&lt;year&gt;1978&lt;/year&gt;&lt;/dates&gt;&lt;isbn&gt;0022-0477&lt;/isbn&gt;&lt;urls&gt;&lt;/urls&gt;&lt;/record&gt;&lt;/Cite&gt;&lt;/EndNote&gt;</w:instrText>
      </w:r>
      <w:r w:rsidR="00445002">
        <w:rPr>
          <w:i/>
        </w:rPr>
        <w:fldChar w:fldCharType="separate"/>
      </w:r>
      <w:r w:rsidR="005E44FC">
        <w:rPr>
          <w:i/>
          <w:noProof/>
        </w:rPr>
        <w:t>(</w:t>
      </w:r>
      <w:hyperlink w:anchor="_ENREF_95" w:tooltip="Yeaton, 1978 #15" w:history="1">
        <w:r w:rsidR="00663A38">
          <w:rPr>
            <w:i/>
            <w:noProof/>
          </w:rPr>
          <w:t>Yeaton 1978</w:t>
        </w:r>
      </w:hyperlink>
      <w:r w:rsidR="005E44FC">
        <w:rPr>
          <w:i/>
          <w:noProof/>
        </w:rPr>
        <w:t>)</w:t>
      </w:r>
      <w:r w:rsidR="00445002">
        <w:rPr>
          <w:i/>
        </w:rPr>
        <w:fldChar w:fldCharType="end"/>
      </w:r>
      <w:r w:rsidR="00445002">
        <w:rPr>
          <w:i/>
        </w:rPr>
        <w:t xml:space="preserve">, </w:t>
      </w:r>
      <w:proofErr w:type="spellStart"/>
      <w:r w:rsidRPr="00AA3928">
        <w:rPr>
          <w:i/>
        </w:rPr>
        <w:t>Peniocereus</w:t>
      </w:r>
      <w:proofErr w:type="spellEnd"/>
      <w:r w:rsidRPr="00AA3928">
        <w:rPr>
          <w:i/>
        </w:rPr>
        <w:t xml:space="preserve"> </w:t>
      </w:r>
      <w:proofErr w:type="spellStart"/>
      <w:r w:rsidRPr="00AA3928">
        <w:rPr>
          <w:i/>
        </w:rPr>
        <w:t>striatus</w:t>
      </w:r>
      <w:proofErr w:type="spellEnd"/>
      <w:r>
        <w:t xml:space="preserve"> </w:t>
      </w:r>
      <w:r w:rsidR="00445002">
        <w:fldChar w:fldCharType="begin"/>
      </w:r>
      <w:r w:rsidR="005E44FC">
        <w:instrText xml:space="preserve"> ADDIN EN.CITE &lt;EndNote&gt;&lt;Cite&gt;&lt;Author&gt;Suzán&lt;/Author&gt;&lt;Year&gt;1994&lt;/Year&gt;&lt;RecNum&gt;16&lt;/RecNum&gt;&lt;DisplayText&gt;(Suzán et al. 1994)&lt;/DisplayText&gt;&lt;record&gt;&lt;rec-number&gt;16&lt;/rec-number&gt;&lt;foreign-keys&gt;&lt;key app="EN" db-id="efxxxd2elfvxfde05eev9swq9zv0dswrxzp2"&gt;16&lt;/key&gt;&lt;/foreign-keys&gt;&lt;ref-type name="Journal Article"&gt;17&lt;/ref-type&gt;&lt;contributors&gt;&lt;authors&gt;&lt;author&gt;Suzán, Humberto&lt;/author&gt;&lt;author&gt;Nabhan, Gary P&lt;/author&gt;&lt;author&gt;Patten, Duncan T&lt;/author&gt;&lt;/authors&gt;&lt;/contributors&gt;&lt;titles&gt;&lt;title&gt;Nurse plant and floral biology of a rare night‐blooming cereus, Peniocereus striatus (Brandegee) F. Buxbaum&lt;/title&gt;&lt;secondary-title&gt;Conservation Biology&lt;/secondary-title&gt;&lt;/titles&gt;&lt;periodical&gt;&lt;full-title&gt;Conservation Biology&lt;/full-title&gt;&lt;/periodical&gt;&lt;pages&gt;461-470&lt;/pages&gt;&lt;volume&gt;8&lt;/volume&gt;&lt;number&gt;2&lt;/number&gt;&lt;dates&gt;&lt;year&gt;1994&lt;/year&gt;&lt;/dates&gt;&lt;isbn&gt;0888-8892&lt;/isbn&gt;&lt;urls&gt;&lt;/urls&gt;&lt;/record&gt;&lt;/Cite&gt;&lt;/EndNote&gt;</w:instrText>
      </w:r>
      <w:r w:rsidR="00445002">
        <w:fldChar w:fldCharType="separate"/>
      </w:r>
      <w:r w:rsidR="005E44FC">
        <w:rPr>
          <w:noProof/>
        </w:rPr>
        <w:t>(</w:t>
      </w:r>
      <w:hyperlink w:anchor="_ENREF_82" w:tooltip="Suzán, 1994 #16" w:history="1">
        <w:r w:rsidR="00663A38">
          <w:rPr>
            <w:noProof/>
          </w:rPr>
          <w:t>Suzán et al. 1994</w:t>
        </w:r>
      </w:hyperlink>
      <w:r w:rsidR="005E44FC">
        <w:rPr>
          <w:noProof/>
        </w:rPr>
        <w:t>)</w:t>
      </w:r>
      <w:r w:rsidR="00445002">
        <w:fldChar w:fldCharType="end"/>
      </w:r>
      <w:r w:rsidR="00445002">
        <w:t xml:space="preserve">, </w:t>
      </w:r>
      <w:r>
        <w:t xml:space="preserve">and facilitates </w:t>
      </w:r>
      <w:r w:rsidRPr="00B145C7">
        <w:t xml:space="preserve">native annuals </w:t>
      </w:r>
      <w:r w:rsidR="00445002">
        <w:fldChar w:fldCharType="begin"/>
      </w:r>
      <w:r w:rsidR="005E44FC">
        <w:instrText xml:space="preserve"> ADDIN EN.CITE &lt;EndNote&gt;&lt;Cite&gt;&lt;Author&gt;Schafer&lt;/Author&gt;&lt;Year&gt;2012&lt;/Year&gt;&lt;RecNum&gt;2&lt;/RecNum&gt;&lt;DisplayText&gt;(Schafer et al. 2012)&lt;/DisplayText&gt;&lt;record&gt;&lt;rec-number&gt;2&lt;/rec-number&gt;&lt;foreign-keys&gt;&lt;key app="EN" db-id="efxxxd2elfvxfde05eev9swq9zv0dswrxzp2"&gt;2&lt;/key&gt;&lt;/foreign-keys&gt;&lt;ref-type name="Journal Article"&gt;17&lt;/ref-type&gt;&lt;contributors&gt;&lt;authors&gt;&lt;author&gt;Schafer, JL&lt;/author&gt;&lt;author&gt;Mudrak, EL&lt;/author&gt;&lt;author&gt;Haines, CE&lt;/author&gt;&lt;author&gt;Parag, HA&lt;/author&gt;&lt;author&gt;Moloney, KA&lt;/author&gt;&lt;author&gt;Holzapfel, C&lt;/author&gt;&lt;/authors&gt;&lt;/contributors&gt;&lt;titles&gt;&lt;title&gt;The association of native and non-native annual plants with Larrea tridentata (creosote bush) in the Mojave and Sonoran Deserts&lt;/title&gt;&lt;secondary-title&gt;Journal of arid environments&lt;/secondary-title&gt;&lt;/titles&gt;&lt;periodical&gt;&lt;full-title&gt;Journal of arid environments&lt;/full-title&gt;&lt;/periodical&gt;&lt;pages&gt;129-135&lt;/pages&gt;&lt;volume&gt;87&lt;/volume&gt;&lt;dates&gt;&lt;year&gt;2012&lt;/year&gt;&lt;/dates&gt;&lt;isbn&gt;0140-1963&lt;/isbn&gt;&lt;urls&gt;&lt;/urls&gt;&lt;/record&gt;&lt;/Cite&gt;&lt;/EndNote&gt;</w:instrText>
      </w:r>
      <w:r w:rsidR="00445002">
        <w:fldChar w:fldCharType="separate"/>
      </w:r>
      <w:r w:rsidR="005E44FC">
        <w:rPr>
          <w:noProof/>
        </w:rPr>
        <w:t>(</w:t>
      </w:r>
      <w:hyperlink w:anchor="_ENREF_73" w:tooltip="Schafer, 2012 #2" w:history="1">
        <w:r w:rsidR="00663A38">
          <w:rPr>
            <w:noProof/>
          </w:rPr>
          <w:t>Schafer et al. 2012</w:t>
        </w:r>
      </w:hyperlink>
      <w:r w:rsidR="005E44FC">
        <w:rPr>
          <w:noProof/>
        </w:rPr>
        <w:t>)</w:t>
      </w:r>
      <w:r w:rsidR="00445002">
        <w:fldChar w:fldCharType="end"/>
      </w:r>
      <w:r w:rsidRPr="00B145C7">
        <w:t>.</w:t>
      </w:r>
      <w:r>
        <w:t xml:space="preserve"> </w:t>
      </w:r>
    </w:p>
    <w:p w14:paraId="2F9AF4AF" w14:textId="77777777" w:rsidR="005E0099" w:rsidRDefault="005E0099" w:rsidP="00CC614D">
      <w:pPr>
        <w:spacing w:line="360" w:lineRule="auto"/>
        <w:rPr>
          <w:ins w:id="184" w:author="zenrunner" w:date="2019-02-13T14:00:00Z"/>
        </w:rPr>
      </w:pPr>
    </w:p>
    <w:p w14:paraId="25E10FEA" w14:textId="77777777" w:rsidR="005E0099" w:rsidRPr="000813FC" w:rsidRDefault="005E0099" w:rsidP="005E0099">
      <w:pPr>
        <w:spacing w:line="360" w:lineRule="auto"/>
        <w:rPr>
          <w:u w:val="single"/>
        </w:rPr>
      </w:pPr>
      <w:moveToRangeStart w:id="185" w:author="zenrunner" w:date="2019-02-13T14:00:00Z" w:name="move411685750"/>
      <w:proofErr w:type="spellStart"/>
      <w:moveTo w:id="186" w:author="zenrunner" w:date="2019-02-13T14:00:00Z">
        <w:r w:rsidRPr="000813FC">
          <w:rPr>
            <w:u w:val="single"/>
          </w:rPr>
          <w:t>Phytometer</w:t>
        </w:r>
        <w:proofErr w:type="spellEnd"/>
        <w:r w:rsidRPr="000813FC">
          <w:rPr>
            <w:u w:val="single"/>
          </w:rPr>
          <w:t xml:space="preserve"> species</w:t>
        </w:r>
      </w:moveTo>
    </w:p>
    <w:p w14:paraId="462C4951" w14:textId="77777777" w:rsidR="005E0099" w:rsidRDefault="005E0099" w:rsidP="005E0099">
      <w:pPr>
        <w:spacing w:line="360" w:lineRule="auto"/>
      </w:pPr>
      <w:moveTo w:id="187" w:author="zenrunner" w:date="2019-02-13T14:00:00Z">
        <w:r>
          <w:lastRenderedPageBreak/>
          <w:t xml:space="preserve">We used the desert dandelion </w:t>
        </w:r>
        <w:proofErr w:type="spellStart"/>
        <w:r w:rsidRPr="00F3485C">
          <w:rPr>
            <w:i/>
          </w:rPr>
          <w:t>Malacothrix</w:t>
        </w:r>
        <w:proofErr w:type="spellEnd"/>
        <w:r w:rsidRPr="00F3485C">
          <w:rPr>
            <w:i/>
          </w:rPr>
          <w:t xml:space="preserve"> </w:t>
        </w:r>
        <w:proofErr w:type="spellStart"/>
        <w:r w:rsidRPr="00F3485C">
          <w:rPr>
            <w:i/>
          </w:rPr>
          <w:t>glabrata</w:t>
        </w:r>
        <w:proofErr w:type="spellEnd"/>
        <w:r>
          <w:rPr>
            <w:i/>
          </w:rPr>
          <w:t xml:space="preserve"> </w:t>
        </w:r>
        <w:r w:rsidRPr="00D1380D">
          <w:t>(</w:t>
        </w:r>
        <w:proofErr w:type="spellStart"/>
        <w:r w:rsidRPr="00D1380D">
          <w:t>Asteraceae</w:t>
        </w:r>
        <w:proofErr w:type="spellEnd"/>
        <w:r w:rsidRPr="00D1380D">
          <w:t>)</w:t>
        </w:r>
        <w:r>
          <w:t xml:space="preserve"> as a </w:t>
        </w:r>
        <w:proofErr w:type="spellStart"/>
        <w:r>
          <w:t>phytometer</w:t>
        </w:r>
        <w:proofErr w:type="spellEnd"/>
        <w:r>
          <w:t xml:space="preserve"> to measure pollination services. </w:t>
        </w:r>
        <w:r w:rsidRPr="00A1048B">
          <w:rPr>
            <w:i/>
          </w:rPr>
          <w:t xml:space="preserve">M. </w:t>
        </w:r>
        <w:proofErr w:type="spellStart"/>
        <w:proofErr w:type="gramStart"/>
        <w:r w:rsidRPr="00A1048B">
          <w:rPr>
            <w:i/>
          </w:rPr>
          <w:t>glabrata</w:t>
        </w:r>
        <w:proofErr w:type="spellEnd"/>
        <w:proofErr w:type="gramEnd"/>
        <w:r>
          <w:t xml:space="preserve"> is an abundant, native annual wildflower that commonly co-occurs with </w:t>
        </w:r>
        <w:r w:rsidRPr="006E41A1">
          <w:rPr>
            <w:i/>
          </w:rPr>
          <w:t xml:space="preserve">L. </w:t>
        </w:r>
        <w:proofErr w:type="spellStart"/>
        <w:r w:rsidRPr="006E41A1">
          <w:rPr>
            <w:i/>
          </w:rPr>
          <w:t>tridentata</w:t>
        </w:r>
        <w:proofErr w:type="spellEnd"/>
        <w:r>
          <w:t xml:space="preserve">. The </w:t>
        </w:r>
        <w:proofErr w:type="spellStart"/>
        <w:r>
          <w:t>flowerheads</w:t>
        </w:r>
        <w:proofErr w:type="spellEnd"/>
        <w:r>
          <w:t xml:space="preserve"> are dense with yellow corollas and grow up to 40 cm tall </w:t>
        </w:r>
        <w:r>
          <w:rPr>
            <w:noProof/>
          </w:rPr>
          <w:t>(Morhardt and Morhardt, 2004)</w:t>
        </w:r>
        <w:r>
          <w:t xml:space="preserve">. </w:t>
        </w:r>
        <w:r w:rsidRPr="006E41A1">
          <w:rPr>
            <w:i/>
          </w:rPr>
          <w:t xml:space="preserve">M. </w:t>
        </w:r>
        <w:proofErr w:type="spellStart"/>
        <w:proofErr w:type="gramStart"/>
        <w:r w:rsidRPr="006E41A1">
          <w:rPr>
            <w:i/>
          </w:rPr>
          <w:t>glabrata</w:t>
        </w:r>
        <w:proofErr w:type="spellEnd"/>
        <w:proofErr w:type="gramEnd"/>
        <w:r>
          <w:t xml:space="preserve"> is insect-pollinated, including bees in the genera </w:t>
        </w:r>
        <w:proofErr w:type="spellStart"/>
        <w:r w:rsidRPr="006E41A1">
          <w:rPr>
            <w:i/>
          </w:rPr>
          <w:t>Nomadopsis</w:t>
        </w:r>
        <w:proofErr w:type="spellEnd"/>
        <w:r>
          <w:t xml:space="preserve"> </w:t>
        </w:r>
        <w:r>
          <w:fldChar w:fldCharType="begin"/>
        </w:r>
        <w:r>
          <w:instrText xml:space="preserve"> ADDIN EN.CITE &lt;EndNote&gt;&lt;Cite&gt;&lt;Author&gt;Rutowski&lt;/Author&gt;&lt;Year&gt;1980&lt;/Year&gt;&lt;RecNum&gt;6&lt;/RecNum&gt;&lt;DisplayText&gt;(Rutowski and Alcock 1980)&lt;/DisplayText&gt;&lt;record&gt;&lt;rec-number&gt;6&lt;/rec-number&gt;&lt;foreign-keys&gt;&lt;key app="EN" db-id="efxxxd2elfvxfde05eev9swq9zv0dswrxzp2"&gt;6&lt;/key&gt;&lt;/foreign-keys&gt;&lt;ref-type name="Journal Article"&gt;17&lt;/ref-type&gt;&lt;contributors&gt;&lt;authors&gt;&lt;author&gt;Rutowski, Ronald L&lt;/author&gt;&lt;author&gt;Alcock, John&lt;/author&gt;&lt;/authors&gt;&lt;/contributors&gt;&lt;titles&gt;&lt;title&gt;Temporal variation in male copulatory behaviour in the solitary bee Nomadopsis puellae (Hymenoptera: Andrenidae)&lt;/title&gt;&lt;secondary-title&gt;Behaviour&lt;/secondary-title&gt;&lt;/titles&gt;&lt;periodical&gt;&lt;full-title&gt;Behaviour&lt;/full-title&gt;&lt;/periodical&gt;&lt;pages&gt;175-187&lt;/pages&gt;&lt;volume&gt;73&lt;/volume&gt;&lt;number&gt;3&lt;/number&gt;&lt;dates&gt;&lt;year&gt;1980&lt;/year&gt;&lt;/dates&gt;&lt;isbn&gt;1568-539X&lt;/isbn&gt;&lt;urls&gt;&lt;/urls&gt;&lt;/record&gt;&lt;/Cite&gt;&lt;/EndNote&gt;</w:instrText>
        </w:r>
        <w:r>
          <w:fldChar w:fldCharType="separate"/>
        </w:r>
        <w:r>
          <w:rPr>
            <w:noProof/>
          </w:rPr>
          <w:t>(</w:t>
        </w:r>
        <w:r>
          <w:fldChar w:fldCharType="begin"/>
        </w:r>
        <w:r>
          <w:instrText xml:space="preserve"> HYPERLINK \l "_ENREF_71" \o "Rutowski, 1980 #6" </w:instrText>
        </w:r>
        <w:r>
          <w:fldChar w:fldCharType="separate"/>
        </w:r>
        <w:r>
          <w:rPr>
            <w:noProof/>
          </w:rPr>
          <w:t>Rutowski and Alcock 1980</w:t>
        </w:r>
        <w:r>
          <w:rPr>
            <w:noProof/>
          </w:rPr>
          <w:fldChar w:fldCharType="end"/>
        </w:r>
        <w:r>
          <w:rPr>
            <w:noProof/>
          </w:rPr>
          <w:t>)</w:t>
        </w:r>
        <w:r>
          <w:fldChar w:fldCharType="end"/>
        </w:r>
        <w:r>
          <w:t xml:space="preserve"> and </w:t>
        </w:r>
        <w:proofErr w:type="spellStart"/>
        <w:r w:rsidRPr="00120D56">
          <w:rPr>
            <w:i/>
          </w:rPr>
          <w:t>Anthidium</w:t>
        </w:r>
        <w:proofErr w:type="spellEnd"/>
        <w:r>
          <w:t xml:space="preserve"> </w:t>
        </w:r>
        <w:r>
          <w:fldChar w:fldCharType="begin"/>
        </w:r>
        <w:r>
          <w:instrText xml:space="preserve"> ADDIN EN.CITE &lt;EndNote&gt;&lt;Cite&gt;&lt;Author&gt;Wainwright&lt;/Author&gt;&lt;Year&gt;1978&lt;/Year&gt;&lt;RecNum&gt;9&lt;/RecNum&gt;&lt;DisplayText&gt;(Wainwright 1978)&lt;/DisplayText&gt;&lt;record&gt;&lt;rec-number&gt;9&lt;/rec-number&gt;&lt;foreign-keys&gt;&lt;key app="EN" db-id="efxxxd2elfvxfde05eev9swq9zv0dswrxzp2"&gt;9&lt;/key&gt;&lt;/foreign-keys&gt;&lt;ref-type name="Journal Article"&gt;17&lt;/ref-type&gt;&lt;contributors&gt;&lt;authors&gt;&lt;author&gt;Wainwright, Colin M&lt;/author&gt;&lt;/authors&gt;&lt;/contributors&gt;&lt;titles&gt;&lt;title&gt;Hymenopteran territoriality and its influences on the pollination ecology of Lupinus arizonicus&lt;/title&gt;&lt;secondary-title&gt;The Southwestern Naturalist&lt;/secondary-title&gt;&lt;/titles&gt;&lt;periodical&gt;&lt;full-title&gt;The Southwestern Naturalist&lt;/full-title&gt;&lt;/periodical&gt;&lt;pages&gt;605-615&lt;/pages&gt;&lt;dates&gt;&lt;year&gt;1978&lt;/year&gt;&lt;/dates&gt;&lt;isbn&gt;0038-4909&lt;/isbn&gt;&lt;urls&gt;&lt;/urls&gt;&lt;/record&gt;&lt;/Cite&gt;&lt;/EndNote&gt;</w:instrText>
        </w:r>
        <w:r>
          <w:fldChar w:fldCharType="separate"/>
        </w:r>
        <w:r>
          <w:rPr>
            <w:noProof/>
          </w:rPr>
          <w:t>(</w:t>
        </w:r>
        <w:r>
          <w:fldChar w:fldCharType="begin"/>
        </w:r>
        <w:r>
          <w:instrText xml:space="preserve"> HYPERLINK \l "_ENREF_92" \o "Wainwright, 1978 #9" </w:instrText>
        </w:r>
        <w:r>
          <w:fldChar w:fldCharType="separate"/>
        </w:r>
        <w:r>
          <w:rPr>
            <w:noProof/>
          </w:rPr>
          <w:t>Wainwright 1978</w:t>
        </w:r>
        <w:r>
          <w:rPr>
            <w:noProof/>
          </w:rPr>
          <w:fldChar w:fldCharType="end"/>
        </w:r>
        <w:r>
          <w:rPr>
            <w:noProof/>
          </w:rPr>
          <w:t>)</w:t>
        </w:r>
        <w:r>
          <w:fldChar w:fldCharType="end"/>
        </w:r>
        <w:r>
          <w:t xml:space="preserve"> as well as short-winged flower beetles of the family </w:t>
        </w:r>
        <w:proofErr w:type="spellStart"/>
        <w:r w:rsidRPr="009D3CE2">
          <w:rPr>
            <w:i/>
          </w:rPr>
          <w:t>Kateretidae</w:t>
        </w:r>
        <w:proofErr w:type="spellEnd"/>
        <w:r>
          <w:t xml:space="preserve"> </w:t>
        </w:r>
        <w:r>
          <w:fldChar w:fldCharType="begin"/>
        </w:r>
        <w:r>
          <w:instrText xml:space="preserve"> ADDIN EN.CITE &lt;EndNote&gt;&lt;Cite&gt;&lt;Author&gt;Cline&lt;/Author&gt;&lt;Year&gt;2010&lt;/Year&gt;&lt;RecNum&gt;8&lt;/RecNum&gt;&lt;DisplayText&gt;(Cline and Audisio 2010)&lt;/DisplayText&gt;&lt;record&gt;&lt;rec-number&gt;8&lt;/rec-number&gt;&lt;foreign-keys&gt;&lt;key app="EN" db-id="efxxxd2elfvxfde05eev9swq9zv0dswrxzp2"&gt;8&lt;/key&gt;&lt;/foreign-keys&gt;&lt;ref-type name="Journal Article"&gt;17&lt;/ref-type&gt;&lt;contributors&gt;&lt;authors&gt;&lt;author&gt;Cline, Andrew R&lt;/author&gt;&lt;author&gt;Audisio, Paolo&lt;/author&gt;&lt;/authors&gt;&lt;/contributors&gt;&lt;titles&gt;&lt;title&gt;Revision of the new world short-winged flower beetles (Coleoptera: Kateretidae). Part I. Generic review and revision of Anthonaeus Horn, 1879&lt;/title&gt;&lt;secondary-title&gt;The Coleopterists Bulletin&lt;/secondary-title&gt;&lt;/titles&gt;&lt;periodical&gt;&lt;full-title&gt;The Coleopterists Bulletin&lt;/full-title&gt;&lt;/periodical&gt;&lt;pages&gt;173-186&lt;/pages&gt;&lt;dates&gt;&lt;year&gt;2010&lt;/year&gt;&lt;/dates&gt;&lt;isbn&gt;0010-065X&lt;/isbn&gt;&lt;urls&gt;&lt;/urls&gt;&lt;/record&gt;&lt;/Cite&gt;&lt;/EndNote&gt;</w:instrText>
        </w:r>
        <w:r>
          <w:fldChar w:fldCharType="separate"/>
        </w:r>
        <w:r>
          <w:rPr>
            <w:noProof/>
          </w:rPr>
          <w:t>(</w:t>
        </w:r>
        <w:r>
          <w:fldChar w:fldCharType="begin"/>
        </w:r>
        <w:r>
          <w:instrText xml:space="preserve"> HYPERLINK \l "_ENREF_24" \o "Cline, 2010 #8" </w:instrText>
        </w:r>
        <w:r>
          <w:fldChar w:fldCharType="separate"/>
        </w:r>
        <w:r>
          <w:rPr>
            <w:noProof/>
          </w:rPr>
          <w:t>Cline and Audisio 2010</w:t>
        </w:r>
        <w:r>
          <w:rPr>
            <w:noProof/>
          </w:rPr>
          <w:fldChar w:fldCharType="end"/>
        </w:r>
        <w:r>
          <w:rPr>
            <w:noProof/>
          </w:rPr>
          <w:t>)</w:t>
        </w:r>
        <w:r>
          <w:fldChar w:fldCharType="end"/>
        </w:r>
        <w:r>
          <w:t xml:space="preserve">. Several of the 24 species of </w:t>
        </w:r>
        <w:proofErr w:type="spellStart"/>
        <w:r w:rsidRPr="00A1048B">
          <w:rPr>
            <w:i/>
          </w:rPr>
          <w:t>Malacothrix</w:t>
        </w:r>
        <w:proofErr w:type="spellEnd"/>
        <w:r>
          <w:t xml:space="preserve"> are self-compatible </w:t>
        </w:r>
        <w:r>
          <w:fldChar w:fldCharType="begin"/>
        </w:r>
        <w:r>
          <w:instrText xml:space="preserve"> ADDIN EN.CITE &lt;EndNote&gt;&lt;Cite&gt;&lt;Author&gt;Davis&lt;/Author&gt;&lt;Year&gt;1986&lt;/Year&gt;&lt;RecNum&gt;7&lt;/RecNum&gt;&lt;DisplayText&gt;(Davis and Philbrick 1986)&lt;/DisplayText&gt;&lt;record&gt;&lt;rec-number&gt;7&lt;/rec-number&gt;&lt;foreign-keys&gt;&lt;key app="EN" db-id="efxxxd2elfvxfde05eev9swq9zv0dswrxzp2"&gt;7&lt;/key&gt;&lt;/foreign-keys&gt;&lt;ref-type name="Journal Article"&gt;17&lt;/ref-type&gt;&lt;contributors&gt;&lt;authors&gt;&lt;author&gt;Davis, WS&lt;/author&gt;&lt;author&gt;Philbrick, Ralph&lt;/author&gt;&lt;/authors&gt;&lt;/contributors&gt;&lt;titles&gt;&lt;title&gt;Natural hybridization between Malacothrix incana and M. saxatilis var. implicata (Asteraceae: Lactuceae) on San Miguel Island, California&lt;/title&gt;&lt;secondary-title&gt;Madroño&lt;/secondary-title&gt;&lt;/titles&gt;&lt;periodical&gt;&lt;full-title&gt;Madroño&lt;/full-title&gt;&lt;/periodical&gt;&lt;pages&gt;253-263&lt;/pages&gt;&lt;dates&gt;&lt;year&gt;1986&lt;/year&gt;&lt;/dates&gt;&lt;isbn&gt;0024-9637&lt;/isbn&gt;&lt;urls&gt;&lt;/urls&gt;&lt;/record&gt;&lt;/Cite&gt;&lt;/EndNote&gt;</w:instrText>
        </w:r>
        <w:r>
          <w:fldChar w:fldCharType="separate"/>
        </w:r>
        <w:r>
          <w:rPr>
            <w:noProof/>
          </w:rPr>
          <w:t>(</w:t>
        </w:r>
        <w:r>
          <w:fldChar w:fldCharType="begin"/>
        </w:r>
        <w:r>
          <w:instrText xml:space="preserve"> HYPERLINK \l "_ENREF_25" \o "Davis, 1986 #7" </w:instrText>
        </w:r>
        <w:r>
          <w:fldChar w:fldCharType="separate"/>
        </w:r>
        <w:r>
          <w:rPr>
            <w:noProof/>
          </w:rPr>
          <w:t>Davis and Philbrick 1986</w:t>
        </w:r>
        <w:r>
          <w:rPr>
            <w:noProof/>
          </w:rPr>
          <w:fldChar w:fldCharType="end"/>
        </w:r>
        <w:r>
          <w:rPr>
            <w:noProof/>
          </w:rPr>
          <w:t>)</w:t>
        </w:r>
        <w:r>
          <w:fldChar w:fldCharType="end"/>
        </w:r>
        <w:r>
          <w:t xml:space="preserve">, however the reproductive biology of </w:t>
        </w:r>
        <w:r w:rsidRPr="00A1048B">
          <w:rPr>
            <w:i/>
          </w:rPr>
          <w:t xml:space="preserve">M. </w:t>
        </w:r>
        <w:proofErr w:type="spellStart"/>
        <w:r w:rsidRPr="00A1048B">
          <w:rPr>
            <w:i/>
          </w:rPr>
          <w:t>glabrata</w:t>
        </w:r>
        <w:proofErr w:type="spellEnd"/>
        <w:r>
          <w:rPr>
            <w:i/>
          </w:rPr>
          <w:t xml:space="preserve"> </w:t>
        </w:r>
        <w:r>
          <w:t xml:space="preserve">has not been studied in detail. </w:t>
        </w:r>
      </w:moveTo>
    </w:p>
    <w:moveToRangeEnd w:id="185"/>
    <w:p w14:paraId="2346CF48" w14:textId="77777777" w:rsidR="005E0099" w:rsidRPr="00445002" w:rsidRDefault="005E0099" w:rsidP="00CC614D">
      <w:pPr>
        <w:spacing w:line="360" w:lineRule="auto"/>
      </w:pPr>
    </w:p>
    <w:p w14:paraId="3D597038" w14:textId="77777777" w:rsidR="00B51372" w:rsidRPr="00445002" w:rsidRDefault="00B51372" w:rsidP="00CC614D">
      <w:pPr>
        <w:pStyle w:val="Heading3"/>
        <w:spacing w:line="360" w:lineRule="auto"/>
        <w:rPr>
          <w:u w:val="single"/>
        </w:rPr>
      </w:pPr>
      <w:bookmarkStart w:id="188" w:name="_Toc532565886"/>
      <w:r w:rsidRPr="00C50B1B">
        <w:rPr>
          <w:u w:val="single"/>
        </w:rPr>
        <w:t>Study design</w:t>
      </w:r>
      <w:bookmarkEnd w:id="188"/>
    </w:p>
    <w:p w14:paraId="2B32E09F" w14:textId="3632AB9F" w:rsidR="00B51372" w:rsidRDefault="00B51372" w:rsidP="00CC614D">
      <w:pPr>
        <w:spacing w:line="360" w:lineRule="auto"/>
      </w:pPr>
      <w:r>
        <w:t xml:space="preserve">A total of </w:t>
      </w:r>
      <w:r w:rsidRPr="00E51A53">
        <w:t xml:space="preserve">60 </w:t>
      </w:r>
      <w:r w:rsidRPr="00E51A53">
        <w:rPr>
          <w:i/>
        </w:rPr>
        <w:t xml:space="preserve">L. </w:t>
      </w:r>
      <w:proofErr w:type="spellStart"/>
      <w:r w:rsidRPr="00E51A53">
        <w:rPr>
          <w:i/>
        </w:rPr>
        <w:t>tridentata</w:t>
      </w:r>
      <w:proofErr w:type="spellEnd"/>
      <w:r w:rsidRPr="00E51A53">
        <w:t xml:space="preserve"> shrubs </w:t>
      </w:r>
      <w:r>
        <w:t>with</w:t>
      </w:r>
      <w:r w:rsidRPr="00E51A53">
        <w:t xml:space="preserve"> developed floral buds and minimal perennial understory were chosen across the study </w:t>
      </w:r>
      <w:r>
        <w:t xml:space="preserve">site haphazardly </w:t>
      </w:r>
      <w:r w:rsidRPr="006D4B10">
        <w:t>(mean width: 336 cm, mean height: 209 cm)</w:t>
      </w:r>
      <w:r w:rsidRPr="00E51A53">
        <w:t xml:space="preserve">. </w:t>
      </w:r>
      <w:r>
        <w:t xml:space="preserve">Paired shrub-open microsites were selected </w:t>
      </w:r>
      <w:r w:rsidRPr="00AE2B73">
        <w:t xml:space="preserve">inside the </w:t>
      </w:r>
      <w:proofErr w:type="spellStart"/>
      <w:r w:rsidRPr="00AE2B73">
        <w:t>dripline</w:t>
      </w:r>
      <w:proofErr w:type="spellEnd"/>
      <w:r w:rsidRPr="00AE2B73">
        <w:t xml:space="preserve"> of the focal </w:t>
      </w:r>
      <w:r>
        <w:t>shrub</w:t>
      </w:r>
      <w:r w:rsidRPr="00AE2B73">
        <w:t xml:space="preserve"> and a minimum of 1</w:t>
      </w:r>
      <w:r>
        <w:t>.5</w:t>
      </w:r>
      <w:r w:rsidRPr="00AE2B73">
        <w:t xml:space="preserve"> m away in an open area</w:t>
      </w:r>
      <w:r>
        <w:t xml:space="preserve"> respectively. Both microsites were sampled on the south side of the shrub to minimize shading and were paired to minimize variation due to environmental heterogeneity. To separate floral and non-floral interaction pathways, interactions were tested prior to focal shrubs blooming and repeated using the same shrubs after they had entered into full bloom. Shrubs with fewer than five open blooms were considered non-blooming (“pre-blooming”) because 5 is less than 1% of mean blooming observed throughout the season</w:t>
      </w:r>
      <w:ins w:id="189" w:author="zenrunner" w:date="2019-02-13T14:01:00Z">
        <w:r w:rsidR="00EE3C09">
          <w:t xml:space="preserve"> (citation? How do you know this?)</w:t>
        </w:r>
      </w:ins>
      <w:r>
        <w:t xml:space="preserve">. </w:t>
      </w:r>
      <w:proofErr w:type="gramStart"/>
      <w:r>
        <w:t>The mean number of blooms</w:t>
      </w:r>
      <w:ins w:id="190" w:author="zenrunner" w:date="2019-02-13T14:01:00Z">
        <w:r w:rsidR="00BF0572">
          <w:t>?</w:t>
        </w:r>
        <w:proofErr w:type="gramEnd"/>
        <w:r w:rsidR="00BF0572">
          <w:t xml:space="preserve"> You mean blooming flowers per sh</w:t>
        </w:r>
      </w:ins>
      <w:ins w:id="191" w:author="zenrunner" w:date="2019-02-13T14:02:00Z">
        <w:r w:rsidR="00BF0572">
          <w:t>rub?</w:t>
        </w:r>
      </w:ins>
      <w:r>
        <w:t xml:space="preserve"> </w:t>
      </w:r>
      <w:proofErr w:type="gramStart"/>
      <w:r>
        <w:t>of</w:t>
      </w:r>
      <w:proofErr w:type="gramEnd"/>
      <w:r>
        <w:t xml:space="preserve"> the ‘blooming’ treatment was </w:t>
      </w:r>
      <w:r w:rsidRPr="006D4B10">
        <w:t>300.2 (min: 102, max: 1080)</w:t>
      </w:r>
      <w:ins w:id="192" w:author="zenrunner" w:date="2019-02-13T14:02:00Z">
        <w:r w:rsidR="00B539B3">
          <w:t xml:space="preserve"> – so 5 out of 102 is 2%? </w:t>
        </w:r>
        <w:proofErr w:type="gramStart"/>
        <w:r w:rsidR="00B539B3">
          <w:t>not</w:t>
        </w:r>
        <w:proofErr w:type="gramEnd"/>
        <w:r w:rsidR="00B539B3">
          <w:t xml:space="preserve"> 1%? Maybe flip order of sentences etc. also – same here – interesting dataset supporting these estimates right?  Shrub rep (1-60), date, total number of flowers, then </w:t>
        </w:r>
        <w:proofErr w:type="spellStart"/>
        <w:r w:rsidR="00B539B3">
          <w:t>lat</w:t>
        </w:r>
        <w:proofErr w:type="spellEnd"/>
        <w:r w:rsidR="00B539B3">
          <w:t xml:space="preserve">-long for each shrub? If so, and if not the main dataset for paper, DEF publish this on </w:t>
        </w:r>
        <w:proofErr w:type="spellStart"/>
        <w:r w:rsidR="00B539B3">
          <w:t>knb</w:t>
        </w:r>
        <w:proofErr w:type="spellEnd"/>
        <w:r w:rsidR="00B539B3">
          <w:t xml:space="preserve"> too. Love </w:t>
        </w:r>
      </w:ins>
      <w:ins w:id="193" w:author="zenrunner" w:date="2019-02-13T14:03:00Z">
        <w:r w:rsidR="00B539B3">
          <w:t>it – so interesting – and also maybe do a little plot for appendix</w:t>
        </w:r>
        <w:proofErr w:type="gramStart"/>
        <w:r w:rsidR="00B539B3">
          <w:t>?</w:t>
        </w:r>
      </w:ins>
      <w:r>
        <w:t>.</w:t>
      </w:r>
      <w:proofErr w:type="gramEnd"/>
      <w:r>
        <w:t xml:space="preserve"> The repeated</w:t>
      </w:r>
      <w:ins w:id="194" w:author="zenrunner" w:date="2019-02-13T14:03:00Z">
        <w:r w:rsidR="00A24692">
          <w:t>-</w:t>
        </w:r>
      </w:ins>
      <w:del w:id="195" w:author="zenrunner" w:date="2019-02-13T14:03:00Z">
        <w:r w:rsidDel="00A24692">
          <w:delText xml:space="preserve"> </w:delText>
        </w:r>
      </w:del>
      <w:r>
        <w:t xml:space="preserve">measures study design was chosen to measure relative changes in interactions with natural shrub phenology and to reduce between shrub variability. </w:t>
      </w:r>
      <w:r w:rsidRPr="00C47B5E">
        <w:t>In two cases, a focal shrub did not bloom within the study period and was replaced by a different blooming shrub. These two cases were excluded from later RII calculations</w:t>
      </w:r>
      <w:r>
        <w:t>.</w:t>
      </w:r>
      <w:ins w:id="196" w:author="zenrunner" w:date="2019-02-13T14:04:00Z">
        <w:r w:rsidR="001F443C">
          <w:t xml:space="preserve"> – </w:t>
        </w:r>
        <w:proofErr w:type="gramStart"/>
        <w:r w:rsidR="001F443C">
          <w:t>buy</w:t>
        </w:r>
        <w:proofErr w:type="gramEnd"/>
        <w:r w:rsidR="001F443C">
          <w:t xml:space="preserve"> why exclude if you replaced with other ones that you have data for? If you have 60 flowering shrubs total here – maybe just </w:t>
        </w:r>
        <w:r w:rsidR="00ED4E4F">
          <w:t>cut these last two sentences.</w:t>
        </w:r>
      </w:ins>
      <w:del w:id="197" w:author="zenrunner" w:date="2019-02-13T14:04:00Z">
        <w:r w:rsidDel="00ED4E4F">
          <w:delText xml:space="preserve"> </w:delText>
        </w:r>
      </w:del>
    </w:p>
    <w:p w14:paraId="59E00A27" w14:textId="77777777" w:rsidR="00B51372" w:rsidRPr="000813FC" w:rsidRDefault="00B51372" w:rsidP="00CC614D">
      <w:pPr>
        <w:spacing w:line="360" w:lineRule="auto"/>
        <w:rPr>
          <w:u w:val="single"/>
        </w:rPr>
      </w:pPr>
      <w:r w:rsidRPr="000813FC">
        <w:rPr>
          <w:u w:val="single"/>
        </w:rPr>
        <w:lastRenderedPageBreak/>
        <w:t>Visitation and Pollen Deposition</w:t>
      </w:r>
    </w:p>
    <w:p w14:paraId="02F26492" w14:textId="31D2971D" w:rsidR="00B51372" w:rsidRDefault="00B51372" w:rsidP="00CC614D">
      <w:pPr>
        <w:spacing w:line="360" w:lineRule="auto"/>
      </w:pPr>
      <w:r w:rsidRPr="00F465EA">
        <w:rPr>
          <w:i/>
        </w:rPr>
        <w:t xml:space="preserve">M. </w:t>
      </w:r>
      <w:proofErr w:type="spellStart"/>
      <w:proofErr w:type="gramStart"/>
      <w:r w:rsidRPr="00F465EA">
        <w:rPr>
          <w:i/>
        </w:rPr>
        <w:t>glabrata</w:t>
      </w:r>
      <w:proofErr w:type="spellEnd"/>
      <w:proofErr w:type="gramEnd"/>
      <w:r>
        <w:t xml:space="preserve"> were gathered freshly each morning from nearby (&lt; 3 km) populations where they seasonally coexist with </w:t>
      </w:r>
      <w:r w:rsidRPr="00F3485C">
        <w:rPr>
          <w:i/>
        </w:rPr>
        <w:t>L</w:t>
      </w:r>
      <w:r>
        <w:rPr>
          <w:i/>
        </w:rPr>
        <w:t xml:space="preserve">. </w:t>
      </w:r>
      <w:proofErr w:type="spellStart"/>
      <w:r>
        <w:rPr>
          <w:i/>
        </w:rPr>
        <w:t>tridentata</w:t>
      </w:r>
      <w:proofErr w:type="spellEnd"/>
      <w:r>
        <w:rPr>
          <w:i/>
        </w:rPr>
        <w:t>.</w:t>
      </w:r>
      <w:r>
        <w:t xml:space="preserve"> These plants were transplanted into 15 cm diameter black pots and one pot was placed at each microsite for a total of six shrub/open pairs per day. Conspecific floral density influences pollinator visitation </w:t>
      </w:r>
      <w:r w:rsidR="00445002">
        <w:fldChar w:fldCharType="begin"/>
      </w:r>
      <w:r w:rsidR="005E44FC">
        <w:instrText xml:space="preserve"> ADDIN EN.CITE &lt;EndNote&gt;&lt;Cite&gt;&lt;Author&gt;Bosch&lt;/Author&gt;&lt;Year&gt;2001&lt;/Year&gt;&lt;RecNum&gt;253&lt;/RecNum&gt;&lt;DisplayText&gt;(Bosch and Waser 2001)&lt;/DisplayText&gt;&lt;record&gt;&lt;rec-number&gt;253&lt;/rec-number&gt;&lt;foreign-keys&gt;&lt;key app="EN" db-id="efxxxd2elfvxfde05eev9swq9zv0dswrxzp2"&gt;253&lt;/key&gt;&lt;/foreign-keys&gt;&lt;ref-type name="Journal Article"&gt;17&lt;/ref-type&gt;&lt;contributors&gt;&lt;authors&gt;&lt;author&gt;Bosch, Maria&lt;/author&gt;&lt;author&gt;Waser, Nickolas M&lt;/author&gt;&lt;/authors&gt;&lt;/contributors&gt;&lt;titles&gt;&lt;title&gt;Experimental manipulation of plant density and its effect on pollination and reproduction of two confamilial montane herbs&lt;/title&gt;&lt;secondary-title&gt;Oecologia&lt;/secondary-title&gt;&lt;/titles&gt;&lt;periodical&gt;&lt;full-title&gt;Oecologia&lt;/full-title&gt;&lt;/periodical&gt;&lt;pages&gt;76-83&lt;/pages&gt;&lt;volume&gt;126&lt;/volume&gt;&lt;number&gt;1&lt;/number&gt;&lt;dates&gt;&lt;year&gt;2001&lt;/year&gt;&lt;/dates&gt;&lt;isbn&gt;0029-8549&lt;/isbn&gt;&lt;urls&gt;&lt;/urls&gt;&lt;/record&gt;&lt;/Cite&gt;&lt;/EndNote&gt;</w:instrText>
      </w:r>
      <w:r w:rsidR="00445002">
        <w:fldChar w:fldCharType="separate"/>
      </w:r>
      <w:r w:rsidR="005E44FC">
        <w:rPr>
          <w:noProof/>
        </w:rPr>
        <w:t>(</w:t>
      </w:r>
      <w:hyperlink w:anchor="_ENREF_8" w:tooltip="Bosch, 2001 #253" w:history="1">
        <w:r w:rsidR="00663A38">
          <w:rPr>
            <w:noProof/>
          </w:rPr>
          <w:t>Bosch and Waser 2001</w:t>
        </w:r>
      </w:hyperlink>
      <w:r w:rsidR="005E44FC">
        <w:rPr>
          <w:noProof/>
        </w:rPr>
        <w:t>)</w:t>
      </w:r>
      <w:r w:rsidR="00445002">
        <w:fldChar w:fldCharType="end"/>
      </w:r>
      <w:r>
        <w:t>. Therefore, transplants of similar size</w:t>
      </w:r>
      <w:r w:rsidR="004E59E6">
        <w:t xml:space="preserve">, floral number and habit were paired </w:t>
      </w:r>
      <w:r>
        <w:t>between paired microsites, but left to vary between replicates. The mean number of flowers per pot was 10 (min 6, max 20</w:t>
      </w:r>
      <w:ins w:id="198" w:author="zenrunner" w:date="2019-02-13T14:05:00Z">
        <w:r w:rsidR="0009360F">
          <w:t>, appendix b, table listing data</w:t>
        </w:r>
      </w:ins>
      <w:r>
        <w:t xml:space="preserve">). Polaroid Cube+ HD video cameras (1080p) were used to record pollinator activity to each potted </w:t>
      </w:r>
      <w:r w:rsidRPr="00F627D9">
        <w:rPr>
          <w:i/>
        </w:rPr>
        <w:t xml:space="preserve">M. </w:t>
      </w:r>
      <w:proofErr w:type="spellStart"/>
      <w:r w:rsidRPr="00F627D9">
        <w:rPr>
          <w:i/>
        </w:rPr>
        <w:t>glabrata</w:t>
      </w:r>
      <w:proofErr w:type="spellEnd"/>
      <w:r>
        <w:t>. Recording took</w:t>
      </w:r>
      <w:r w:rsidR="00561535">
        <w:t xml:space="preserve"> place between 11:30 am and 4:00</w:t>
      </w:r>
      <w:r>
        <w:t xml:space="preserve"> pm (mean length: 1:19 </w:t>
      </w:r>
      <w:proofErr w:type="spellStart"/>
      <w:r>
        <w:t>hr</w:t>
      </w:r>
      <w:proofErr w:type="gramStart"/>
      <w:r>
        <w:t>:min</w:t>
      </w:r>
      <w:proofErr w:type="spellEnd"/>
      <w:proofErr w:type="gramEnd"/>
      <w:r>
        <w:t xml:space="preserve">). The use of video technology allows for higher temporal resolution and replication beyond what is possible using traditional </w:t>
      </w:r>
      <w:r w:rsidRPr="00402C49">
        <w:rPr>
          <w:i/>
        </w:rPr>
        <w:t>in situ</w:t>
      </w:r>
      <w:r>
        <w:t xml:space="preserve"> observations </w:t>
      </w:r>
      <w:r w:rsidR="00753C6D">
        <w:fldChar w:fldCharType="begin"/>
      </w:r>
      <w:r w:rsidR="005E44FC">
        <w:instrText xml:space="preserve"> ADDIN EN.CITE &lt;EndNote&gt;&lt;Cite&gt;&lt;Author&gt;Lortie&lt;/Author&gt;&lt;Year&gt;2012&lt;/Year&gt;&lt;RecNum&gt;289&lt;/RecNum&gt;&lt;DisplayText&gt;(Lortie et al. 2012)&lt;/DisplayText&gt;&lt;record&gt;&lt;rec-number&gt;289&lt;/rec-number&gt;&lt;foreign-keys&gt;&lt;key app="EN" db-id="efxxxd2elfvxfde05eev9swq9zv0dswrxzp2"&gt;289&lt;/key&gt;&lt;/foreign-keys&gt;&lt;ref-type name="Journal Article"&gt;17&lt;/ref-type&gt;&lt;contributors&gt;&lt;authors&gt;&lt;author&gt;Lortie, Christopher J&lt;/author&gt;&lt;author&gt;Budden, Amber E&lt;/author&gt;&lt;author&gt;Reid, Anya M&lt;/author&gt;&lt;/authors&gt;&lt;/contributors&gt;&lt;titles&gt;&lt;title&gt;From birds to bees: applying video observation techniques to invertebrate pollinators&lt;/title&gt;&lt;secondary-title&gt;Journal of Pollination Ecology&lt;/secondary-title&gt;&lt;/titles&gt;&lt;periodical&gt;&lt;full-title&gt;Journal of Pollination Ecology&lt;/full-title&gt;&lt;/periodical&gt;&lt;pages&gt;125-128&lt;/pages&gt;&lt;volume&gt;6&lt;/volume&gt;&lt;number&gt;0&lt;/number&gt;&lt;dates&gt;&lt;year&gt;2012&lt;/year&gt;&lt;/dates&gt;&lt;urls&gt;&lt;/urls&gt;&lt;/record&gt;&lt;/Cite&gt;&lt;/EndNote&gt;</w:instrText>
      </w:r>
      <w:r w:rsidR="00753C6D">
        <w:fldChar w:fldCharType="separate"/>
      </w:r>
      <w:r w:rsidR="005E44FC">
        <w:rPr>
          <w:noProof/>
        </w:rPr>
        <w:t>(</w:t>
      </w:r>
      <w:hyperlink w:anchor="_ENREF_48" w:tooltip="Lortie, 2012 #289" w:history="1">
        <w:r w:rsidR="00663A38">
          <w:rPr>
            <w:noProof/>
          </w:rPr>
          <w:t>Lortie et al. 2012</w:t>
        </w:r>
      </w:hyperlink>
      <w:r w:rsidR="005E44FC">
        <w:rPr>
          <w:noProof/>
        </w:rPr>
        <w:t>)</w:t>
      </w:r>
      <w:r w:rsidR="00753C6D">
        <w:fldChar w:fldCharType="end"/>
      </w:r>
      <w:r>
        <w:t xml:space="preserve">. Ten days of pre-blooming trials (60 shrub/open pairs) were conducted between April 10 and April 20 and ten days of blooming trials (60 shrub/open pairs) between April 21 and May 2. To test for any influence of naturally co-occurring annuals and blooming shrubs, </w:t>
      </w:r>
      <w:proofErr w:type="spellStart"/>
      <w:r w:rsidRPr="00C12C15">
        <w:rPr>
          <w:highlight w:val="yellow"/>
          <w:rPrChange w:id="199" w:author="zenrunner" w:date="2019-02-13T14:06:00Z">
            <w:rPr/>
          </w:rPrChange>
        </w:rPr>
        <w:t>heterospecific</w:t>
      </w:r>
      <w:proofErr w:type="spellEnd"/>
      <w:r w:rsidRPr="00C12C15">
        <w:rPr>
          <w:highlight w:val="yellow"/>
          <w:rPrChange w:id="200" w:author="zenrunner" w:date="2019-02-13T14:06:00Z">
            <w:rPr/>
          </w:rPrChange>
        </w:rPr>
        <w:t xml:space="preserve"> annual floral density was measured within a 0.25 m</w:t>
      </w:r>
      <w:r w:rsidRPr="00C12C15">
        <w:rPr>
          <w:highlight w:val="yellow"/>
          <w:vertAlign w:val="superscript"/>
          <w:rPrChange w:id="201" w:author="zenrunner" w:date="2019-02-13T14:06:00Z">
            <w:rPr>
              <w:vertAlign w:val="superscript"/>
            </w:rPr>
          </w:rPrChange>
        </w:rPr>
        <w:t>2</w:t>
      </w:r>
      <w:r w:rsidRPr="00C12C15">
        <w:rPr>
          <w:highlight w:val="yellow"/>
          <w:rPrChange w:id="202" w:author="zenrunner" w:date="2019-02-13T14:06:00Z">
            <w:rPr/>
          </w:rPrChange>
        </w:rPr>
        <w:t xml:space="preserve"> quadrat in each microsite and the number of </w:t>
      </w:r>
      <w:proofErr w:type="spellStart"/>
      <w:r w:rsidRPr="00C12C15">
        <w:rPr>
          <w:highlight w:val="yellow"/>
          <w:rPrChange w:id="203" w:author="zenrunner" w:date="2019-02-13T14:06:00Z">
            <w:rPr/>
          </w:rPrChange>
        </w:rPr>
        <w:t>heterospecific</w:t>
      </w:r>
      <w:proofErr w:type="spellEnd"/>
      <w:r w:rsidRPr="00C12C15">
        <w:rPr>
          <w:highlight w:val="yellow"/>
          <w:rPrChange w:id="204" w:author="zenrunner" w:date="2019-02-13T14:06:00Z">
            <w:rPr/>
          </w:rPrChange>
        </w:rPr>
        <w:t xml:space="preserve"> shrubs in bloom were counted within a 2 m radius of each microsite</w:t>
      </w:r>
      <w:ins w:id="205" w:author="zenrunner" w:date="2019-02-13T14:06:00Z">
        <w:r w:rsidR="00C12C15">
          <w:t xml:space="preserve"> – aha – and great – assuming this, wondering it, and</w:t>
        </w:r>
        <w:r w:rsidR="00A12284">
          <w:t xml:space="preserve"> was hoping it would be a </w:t>
        </w:r>
        <w:proofErr w:type="spellStart"/>
        <w:r w:rsidR="00A12284">
          <w:t>coavar</w:t>
        </w:r>
      </w:ins>
      <w:ins w:id="206" w:author="zenrunner" w:date="2019-02-13T14:07:00Z">
        <w:r w:rsidR="00A12284">
          <w:t>i</w:t>
        </w:r>
      </w:ins>
      <w:ins w:id="207" w:author="zenrunner" w:date="2019-02-13T14:06:00Z">
        <w:r w:rsidR="00C12C15">
          <w:t>ate</w:t>
        </w:r>
      </w:ins>
      <w:proofErr w:type="spellEnd"/>
      <w:ins w:id="208" w:author="zenrunner" w:date="2019-02-13T14:07:00Z">
        <w:r w:rsidR="00FD27B9">
          <w:t xml:space="preserve"> in forthcom</w:t>
        </w:r>
        <w:r w:rsidR="009E73CB">
          <w:t>ing models</w:t>
        </w:r>
      </w:ins>
      <w:r>
        <w:t xml:space="preserve">. The </w:t>
      </w:r>
      <w:proofErr w:type="gramStart"/>
      <w:r>
        <w:t xml:space="preserve">number of open </w:t>
      </w:r>
      <w:ins w:id="209" w:author="zenrunner" w:date="2019-02-13T14:06:00Z">
        <w:r w:rsidR="0009360F">
          <w:t xml:space="preserve">flowers in </w:t>
        </w:r>
      </w:ins>
      <w:r>
        <w:t>bloom</w:t>
      </w:r>
      <w:del w:id="210" w:author="zenrunner" w:date="2019-02-13T14:06:00Z">
        <w:r w:rsidDel="0009360F">
          <w:delText>s</w:delText>
        </w:r>
      </w:del>
      <w:r>
        <w:t xml:space="preserve"> </w:t>
      </w:r>
      <w:del w:id="211" w:author="zenrunner" w:date="2019-02-13T14:06:00Z">
        <w:r w:rsidDel="00A34FEF">
          <w:delText xml:space="preserve">of </w:delText>
        </w:r>
      </w:del>
      <w:ins w:id="212" w:author="zenrunner" w:date="2019-02-13T14:06:00Z">
        <w:r w:rsidR="00A34FEF">
          <w:t xml:space="preserve">for </w:t>
        </w:r>
      </w:ins>
      <w:r>
        <w:t xml:space="preserve">each </w:t>
      </w:r>
      <w:r w:rsidRPr="00465E1C">
        <w:rPr>
          <w:i/>
        </w:rPr>
        <w:t xml:space="preserve">L. </w:t>
      </w:r>
      <w:proofErr w:type="spellStart"/>
      <w:r w:rsidRPr="00465E1C">
        <w:rPr>
          <w:i/>
        </w:rPr>
        <w:t>tridentata</w:t>
      </w:r>
      <w:proofErr w:type="spellEnd"/>
      <w:r>
        <w:t xml:space="preserve"> </w:t>
      </w:r>
      <w:ins w:id="213" w:author="zenrunner" w:date="2019-02-13T14:06:00Z">
        <w:r w:rsidR="00A34FEF">
          <w:t xml:space="preserve">shrub </w:t>
        </w:r>
      </w:ins>
      <w:del w:id="214" w:author="zenrunner" w:date="2019-02-13T14:06:00Z">
        <w:r w:rsidDel="00A34FEF">
          <w:delText xml:space="preserve">was </w:delText>
        </w:r>
      </w:del>
      <w:ins w:id="215" w:author="zenrunner" w:date="2019-02-13T14:06:00Z">
        <w:r w:rsidR="00A34FEF">
          <w:t>were</w:t>
        </w:r>
        <w:proofErr w:type="gramEnd"/>
        <w:r w:rsidR="00A34FEF">
          <w:t xml:space="preserve"> also </w:t>
        </w:r>
      </w:ins>
      <w:r>
        <w:t>counted at the same time.</w:t>
      </w:r>
    </w:p>
    <w:p w14:paraId="2808E5D2" w14:textId="2185E125" w:rsidR="00B51372" w:rsidRDefault="00B51372" w:rsidP="00CC614D">
      <w:pPr>
        <w:spacing w:line="360" w:lineRule="auto"/>
      </w:pPr>
      <w:r>
        <w:t xml:space="preserve">Plant-pollinator interactions were estimated using the timestamps of the videos. A flower visit was defined as when an insect visitor flew on and touched the open side of a flower. </w:t>
      </w:r>
      <w:r w:rsidRPr="009B777A">
        <w:t xml:space="preserve">A foraging </w:t>
      </w:r>
      <w:r>
        <w:t>instance</w:t>
      </w:r>
      <w:r w:rsidRPr="009B777A">
        <w:t xml:space="preserve"> was defined as </w:t>
      </w:r>
      <w:r>
        <w:t xml:space="preserve">one plant visit, measured between initial floral contact and when the visitor departed from physical contact of the final flower and left the field of view. Foraging duration included flower-to-flower travel time </w:t>
      </w:r>
      <w:r w:rsidRPr="009B777A">
        <w:t xml:space="preserve">and multiple flowers could be visited during one foraging </w:t>
      </w:r>
      <w:r>
        <w:t>instance</w:t>
      </w:r>
      <w:r w:rsidRPr="009B777A">
        <w:t>.</w:t>
      </w:r>
      <w:r>
        <w:t xml:space="preserve"> </w:t>
      </w:r>
      <w:proofErr w:type="gramStart"/>
      <w:r>
        <w:t>Total flowers is</w:t>
      </w:r>
      <w:proofErr w:type="gramEnd"/>
      <w:r>
        <w:t xml:space="preserve"> the sum of all flowers visited per replicate. Proportion of flowers visited is the number of unique flowers visited per foraging instance divided by the number of flowers in the field of vision. Floral visitors were identified to recognizable taxonomic units (RTU) including the following categories: honeybees, solitary bees, Lepidoptera, </w:t>
      </w:r>
      <w:proofErr w:type="spellStart"/>
      <w:r>
        <w:t>syrphid</w:t>
      </w:r>
      <w:proofErr w:type="spellEnd"/>
      <w:r>
        <w:t xml:space="preserve"> flies, </w:t>
      </w:r>
      <w:proofErr w:type="spellStart"/>
      <w:r>
        <w:t>bombyliid</w:t>
      </w:r>
      <w:proofErr w:type="spellEnd"/>
      <w:r>
        <w:t xml:space="preserve"> flies and other, which was comprised primarily of small beetles and </w:t>
      </w:r>
      <w:proofErr w:type="spellStart"/>
      <w:r>
        <w:t>muscoid</w:t>
      </w:r>
      <w:proofErr w:type="spellEnd"/>
      <w:r>
        <w:t xml:space="preserve"> flies. A total of f</w:t>
      </w:r>
      <w:r w:rsidRPr="000B2215">
        <w:t>ive videos were omitted due to disturbance or battery failure</w:t>
      </w:r>
      <w:ins w:id="216" w:author="zenrunner" w:date="2019-02-13T14:08:00Z">
        <w:r w:rsidR="005D5007">
          <w:t xml:space="preserve"> (n = Z total videos)</w:t>
        </w:r>
      </w:ins>
      <w:r w:rsidRPr="000B2215">
        <w:t>.</w:t>
      </w:r>
    </w:p>
    <w:p w14:paraId="78656648" w14:textId="04911A67" w:rsidR="00B51372" w:rsidRPr="005C06E6" w:rsidRDefault="00B51372" w:rsidP="00CC614D">
      <w:pPr>
        <w:spacing w:line="360" w:lineRule="auto"/>
      </w:pPr>
      <w:r>
        <w:lastRenderedPageBreak/>
        <w:t xml:space="preserve">To quantify </w:t>
      </w:r>
      <w:ins w:id="217" w:author="zenrunner" w:date="2019-02-13T14:09:00Z">
        <w:r w:rsidR="00DC445E">
          <w:t xml:space="preserve">the influence of proximity to </w:t>
        </w:r>
        <w:r w:rsidR="00DC445E" w:rsidRPr="0010779D">
          <w:rPr>
            <w:i/>
          </w:rPr>
          <w:t xml:space="preserve">L. </w:t>
        </w:r>
        <w:proofErr w:type="spellStart"/>
        <w:r w:rsidR="00DC445E" w:rsidRPr="0010779D">
          <w:rPr>
            <w:i/>
          </w:rPr>
          <w:t>tridentata</w:t>
        </w:r>
        <w:proofErr w:type="spellEnd"/>
        <w:r w:rsidR="00DC445E" w:rsidDel="00DC445E">
          <w:t xml:space="preserve"> </w:t>
        </w:r>
        <w:r w:rsidR="00DC445E">
          <w:t xml:space="preserve">on </w:t>
        </w:r>
      </w:ins>
      <w:del w:id="218" w:author="zenrunner" w:date="2019-02-13T14:09:00Z">
        <w:r w:rsidDel="00DC445E">
          <w:delText xml:space="preserve">how </w:delText>
        </w:r>
      </w:del>
      <w:r>
        <w:t>pollen deposition</w:t>
      </w:r>
      <w:del w:id="219" w:author="zenrunner" w:date="2019-02-13T14:09:00Z">
        <w:r w:rsidDel="00DC445E">
          <w:delText xml:space="preserve"> is influenced by proximity to </w:delText>
        </w:r>
        <w:r w:rsidRPr="0010779D" w:rsidDel="00DC445E">
          <w:rPr>
            <w:i/>
          </w:rPr>
          <w:delText>L. tridentata</w:delText>
        </w:r>
      </w:del>
      <w:r>
        <w:t xml:space="preserve">, stigma were excised from </w:t>
      </w:r>
      <w:r w:rsidRPr="0010779D">
        <w:rPr>
          <w:i/>
        </w:rPr>
        <w:t xml:space="preserve">M. </w:t>
      </w:r>
      <w:proofErr w:type="spellStart"/>
      <w:r w:rsidRPr="0010779D">
        <w:rPr>
          <w:i/>
        </w:rPr>
        <w:t>glabrata</w:t>
      </w:r>
      <w:proofErr w:type="spellEnd"/>
      <w:r>
        <w:t xml:space="preserve"> at a nearby site (3 km) with a naturally occurring, co-blooming population of </w:t>
      </w:r>
      <w:r w:rsidRPr="0010779D">
        <w:rPr>
          <w:i/>
        </w:rPr>
        <w:t xml:space="preserve">M. </w:t>
      </w:r>
      <w:proofErr w:type="spellStart"/>
      <w:r w:rsidRPr="0010779D">
        <w:rPr>
          <w:i/>
        </w:rPr>
        <w:t>glabrata</w:t>
      </w:r>
      <w:proofErr w:type="spellEnd"/>
      <w:r>
        <w:t xml:space="preserve"> and </w:t>
      </w:r>
      <w:r w:rsidRPr="0010779D">
        <w:rPr>
          <w:i/>
        </w:rPr>
        <w:t xml:space="preserve">L. </w:t>
      </w:r>
      <w:proofErr w:type="spellStart"/>
      <w:r w:rsidRPr="0010779D">
        <w:rPr>
          <w:i/>
        </w:rPr>
        <w:t>tridentata</w:t>
      </w:r>
      <w:proofErr w:type="spellEnd"/>
      <w:r>
        <w:t xml:space="preserve"> between April 31</w:t>
      </w:r>
      <w:r w:rsidRPr="00D41A4E">
        <w:rPr>
          <w:vertAlign w:val="superscript"/>
        </w:rPr>
        <w:t>st</w:t>
      </w:r>
      <w:r>
        <w:t xml:space="preserve"> and May 2</w:t>
      </w:r>
      <w:r w:rsidRPr="00D41A4E">
        <w:rPr>
          <w:vertAlign w:val="superscript"/>
        </w:rPr>
        <w:t>nd</w:t>
      </w:r>
      <w:r w:rsidRPr="003A5AEA">
        <w:t>, 2017</w:t>
      </w:r>
      <w:r>
        <w:t xml:space="preserve">. Three </w:t>
      </w:r>
      <w:proofErr w:type="gramStart"/>
      <w:r>
        <w:t>stigma</w:t>
      </w:r>
      <w:proofErr w:type="gramEnd"/>
      <w:r>
        <w:t xml:space="preserve"> from each of three flowers per </w:t>
      </w:r>
      <w:r w:rsidRPr="0010779D">
        <w:rPr>
          <w:i/>
        </w:rPr>
        <w:t xml:space="preserve">M. </w:t>
      </w:r>
      <w:proofErr w:type="spellStart"/>
      <w:r w:rsidRPr="0010779D">
        <w:rPr>
          <w:i/>
        </w:rPr>
        <w:t>glabrata</w:t>
      </w:r>
      <w:proofErr w:type="spellEnd"/>
      <w:r>
        <w:t xml:space="preserve"> (nine stigma per plant) growing under the </w:t>
      </w:r>
      <w:proofErr w:type="spellStart"/>
      <w:r>
        <w:t>dripline</w:t>
      </w:r>
      <w:proofErr w:type="spellEnd"/>
      <w:r>
        <w:t xml:space="preserve"> and in nearby open areas were collected generating a total of 298 stigma from 13 shrub/open pairs. Distance to the nearest </w:t>
      </w:r>
      <w:r w:rsidRPr="0010779D">
        <w:rPr>
          <w:i/>
        </w:rPr>
        <w:t xml:space="preserve">L. </w:t>
      </w:r>
      <w:proofErr w:type="spellStart"/>
      <w:r w:rsidRPr="0010779D">
        <w:rPr>
          <w:i/>
        </w:rPr>
        <w:t>tridentata</w:t>
      </w:r>
      <w:proofErr w:type="spellEnd"/>
      <w:r>
        <w:t xml:space="preserve"> and three nearest </w:t>
      </w:r>
      <w:r w:rsidRPr="0010779D">
        <w:rPr>
          <w:i/>
        </w:rPr>
        <w:t xml:space="preserve">M. </w:t>
      </w:r>
      <w:proofErr w:type="spellStart"/>
      <w:r w:rsidRPr="0010779D">
        <w:rPr>
          <w:i/>
        </w:rPr>
        <w:t>glabrata</w:t>
      </w:r>
      <w:proofErr w:type="spellEnd"/>
      <w:r>
        <w:t xml:space="preserve"> </w:t>
      </w:r>
      <w:proofErr w:type="spellStart"/>
      <w:r>
        <w:t>neighbours</w:t>
      </w:r>
      <w:proofErr w:type="spellEnd"/>
      <w:r>
        <w:t xml:space="preserve"> were also recorded, and the number of </w:t>
      </w:r>
      <w:r w:rsidRPr="0010779D">
        <w:rPr>
          <w:i/>
        </w:rPr>
        <w:t xml:space="preserve">M. </w:t>
      </w:r>
      <w:proofErr w:type="spellStart"/>
      <w:r w:rsidRPr="0010779D">
        <w:rPr>
          <w:i/>
        </w:rPr>
        <w:t>glabrata</w:t>
      </w:r>
      <w:proofErr w:type="spellEnd"/>
      <w:r>
        <w:t xml:space="preserve"> flowers per plant w</w:t>
      </w:r>
      <w:ins w:id="220" w:author="zenrunner" w:date="2019-02-13T14:09:00Z">
        <w:r w:rsidR="00613C88">
          <w:t>as</w:t>
        </w:r>
      </w:ins>
      <w:del w:id="221" w:author="zenrunner" w:date="2019-02-13T14:09:00Z">
        <w:r w:rsidDel="00613C88">
          <w:delText>ere</w:delText>
        </w:r>
      </w:del>
      <w:r>
        <w:t xml:space="preserve"> counted. The stigmas were stored individually in micro-centrifuge tubes filled with denatured alcohol. The tubes were spun down in a centrifuge at 4200 rpm for 4.5 minutes and the pellet pipetted onto the slide. This along with the stigma were mounted in </w:t>
      </w:r>
      <w:proofErr w:type="spellStart"/>
      <w:r>
        <w:t>fuchsin</w:t>
      </w:r>
      <w:proofErr w:type="spellEnd"/>
      <w:r>
        <w:t xml:space="preserve"> jelly </w:t>
      </w:r>
      <w:r w:rsidR="00445002">
        <w:fldChar w:fldCharType="begin"/>
      </w:r>
      <w:r w:rsidR="005E44FC">
        <w:instrText xml:space="preserve"> ADDIN EN.CITE &lt;EndNote&gt;&lt;Cite&gt;&lt;Author&gt;Kearns&lt;/Author&gt;&lt;Year&gt;1993&lt;/Year&gt;&lt;RecNum&gt;266&lt;/RecNum&gt;&lt;DisplayText&gt;(Kearns and Inouye 1993)&lt;/DisplayText&gt;&lt;record&gt;&lt;rec-number&gt;266&lt;/rec-number&gt;&lt;foreign-keys&gt;&lt;key app="EN" db-id="efxxxd2elfvxfde05eev9swq9zv0dswrxzp2"&gt;266&lt;/key&gt;&lt;/foreign-keys&gt;&lt;ref-type name="Book"&gt;6&lt;/ref-type&gt;&lt;contributors&gt;&lt;authors&gt;&lt;author&gt;Kearns, Carol Ann&lt;/author&gt;&lt;author&gt;Inouye, David William&lt;/author&gt;&lt;/authors&gt;&lt;/contributors&gt;&lt;titles&gt;&lt;title&gt;Techniques for pollination biologists&lt;/title&gt;&lt;/titles&gt;&lt;dates&gt;&lt;year&gt;1993&lt;/year&gt;&lt;/dates&gt;&lt;publisher&gt;University press of Colorado&lt;/publisher&gt;&lt;isbn&gt;0870812793&lt;/isbn&gt;&lt;urls&gt;&lt;/urls&gt;&lt;/record&gt;&lt;/Cite&gt;&lt;/EndNote&gt;</w:instrText>
      </w:r>
      <w:r w:rsidR="00445002">
        <w:fldChar w:fldCharType="separate"/>
      </w:r>
      <w:r w:rsidR="005E44FC">
        <w:rPr>
          <w:noProof/>
        </w:rPr>
        <w:t>(</w:t>
      </w:r>
      <w:hyperlink w:anchor="_ENREF_45" w:tooltip="Kearns, 1993 #266" w:history="1">
        <w:r w:rsidR="00663A38">
          <w:rPr>
            <w:noProof/>
          </w:rPr>
          <w:t>Kearns and Inouye 1993</w:t>
        </w:r>
      </w:hyperlink>
      <w:r w:rsidR="005E44FC">
        <w:rPr>
          <w:noProof/>
        </w:rPr>
        <w:t>)</w:t>
      </w:r>
      <w:r w:rsidR="00445002">
        <w:fldChar w:fldCharType="end"/>
      </w:r>
      <w:r>
        <w:t xml:space="preserve">. At 100 x magnification, 10 longitudinal transects (18 mm long) of pollen in addition to the stigma were counted per slide. </w:t>
      </w:r>
      <w:proofErr w:type="spellStart"/>
      <w:r>
        <w:t>Heterospecific</w:t>
      </w:r>
      <w:proofErr w:type="spellEnd"/>
      <w:r>
        <w:t xml:space="preserve"> pollen grains were imaged using a Canon 60D SLR with 60mm macro </w:t>
      </w:r>
      <w:r w:rsidR="004E091B">
        <w:t xml:space="preserve">lens into microscope </w:t>
      </w:r>
      <w:proofErr w:type="spellStart"/>
      <w:r w:rsidR="004E091B">
        <w:t>afocally</w:t>
      </w:r>
      <w:proofErr w:type="spellEnd"/>
      <w:r w:rsidR="004E091B">
        <w:t>.</w:t>
      </w:r>
      <w:ins w:id="222" w:author="zenrunner" w:date="2019-02-13T14:10:00Z">
        <w:r w:rsidR="00BB4C62">
          <w:t xml:space="preserve"> </w:t>
        </w:r>
        <w:proofErr w:type="gramStart"/>
        <w:r w:rsidR="00BB4C62">
          <w:t>SO MUCH GOOD DATA.</w:t>
        </w:r>
        <w:proofErr w:type="gramEnd"/>
        <w:r w:rsidR="00BB4C62">
          <w:t xml:space="preserve"> Wow.  </w:t>
        </w:r>
        <w:proofErr w:type="gramStart"/>
        <w:r w:rsidR="00BB4C62">
          <w:t xml:space="preserve">Any thoughts on what to do with these </w:t>
        </w:r>
        <w:proofErr w:type="spellStart"/>
        <w:r w:rsidR="00BB4C62">
          <w:t>pics</w:t>
        </w:r>
        <w:proofErr w:type="spellEnd"/>
        <w:r w:rsidR="00BB4C62">
          <w:t xml:space="preserve"> and all these videos?</w:t>
        </w:r>
        <w:proofErr w:type="gramEnd"/>
        <w:r w:rsidR="00BB4C62">
          <w:t xml:space="preserve"> Perhaps publish </w:t>
        </w:r>
        <w:proofErr w:type="spellStart"/>
        <w:r w:rsidR="00BB4C62">
          <w:t>pics</w:t>
        </w:r>
        <w:proofErr w:type="spellEnd"/>
        <w:r w:rsidR="00BB4C62">
          <w:t xml:space="preserve"> at </w:t>
        </w:r>
        <w:proofErr w:type="spellStart"/>
        <w:r w:rsidR="00BB4C62">
          <w:t>Gigascience</w:t>
        </w:r>
        <w:proofErr w:type="spellEnd"/>
        <w:r w:rsidR="00BB4C62">
          <w:t xml:space="preserve">? </w:t>
        </w:r>
        <w:proofErr w:type="gramStart"/>
        <w:r w:rsidR="00BB4C62">
          <w:t>So cool.</w:t>
        </w:r>
      </w:ins>
      <w:proofErr w:type="gramEnd"/>
      <w:del w:id="223" w:author="zenrunner" w:date="2019-02-13T14:10:00Z">
        <w:r w:rsidR="004E091B" w:rsidDel="00157DD8">
          <w:delText xml:space="preserve"> </w:delText>
        </w:r>
      </w:del>
    </w:p>
    <w:p w14:paraId="6511C374" w14:textId="77777777" w:rsidR="00B51372" w:rsidRDefault="00B51372" w:rsidP="00CC614D">
      <w:pPr>
        <w:tabs>
          <w:tab w:val="left" w:pos="1335"/>
        </w:tabs>
        <w:spacing w:line="360" w:lineRule="auto"/>
        <w:rPr>
          <w:u w:val="single"/>
        </w:rPr>
      </w:pPr>
      <w:r>
        <w:rPr>
          <w:u w:val="single"/>
        </w:rPr>
        <w:t xml:space="preserve">Community-level effects of </w:t>
      </w:r>
      <w:r w:rsidR="004E091B" w:rsidRPr="004E091B">
        <w:rPr>
          <w:i/>
          <w:u w:val="single"/>
        </w:rPr>
        <w:t xml:space="preserve">L. </w:t>
      </w:r>
      <w:proofErr w:type="spellStart"/>
      <w:r w:rsidR="004E091B" w:rsidRPr="004E091B">
        <w:rPr>
          <w:i/>
          <w:u w:val="single"/>
        </w:rPr>
        <w:t>tridentata</w:t>
      </w:r>
      <w:proofErr w:type="spellEnd"/>
    </w:p>
    <w:p w14:paraId="7584172C" w14:textId="364461D5" w:rsidR="00B51372" w:rsidRDefault="00B51372" w:rsidP="00CC614D">
      <w:pPr>
        <w:tabs>
          <w:tab w:val="left" w:pos="6195"/>
        </w:tabs>
        <w:spacing w:line="360" w:lineRule="auto"/>
      </w:pPr>
      <w:r>
        <w:t xml:space="preserve">The arthropod communities were sampled to provide an estimate of pollinator availability for each microsite and to assess if </w:t>
      </w:r>
      <w:r w:rsidRPr="002918EF">
        <w:rPr>
          <w:i/>
        </w:rPr>
        <w:t xml:space="preserve">L. </w:t>
      </w:r>
      <w:proofErr w:type="spellStart"/>
      <w:r w:rsidRPr="002918EF">
        <w:rPr>
          <w:i/>
        </w:rPr>
        <w:t>tridentata</w:t>
      </w:r>
      <w:proofErr w:type="spellEnd"/>
      <w:r>
        <w:t xml:space="preserve"> acts as a foundation species for other taxa. Yellow, white, and blue </w:t>
      </w:r>
      <w:proofErr w:type="spellStart"/>
      <w:r>
        <w:t>coloured</w:t>
      </w:r>
      <w:proofErr w:type="spellEnd"/>
      <w:r>
        <w:t xml:space="preserve"> six-inch diameter plastic bowls filled with water with a few drops of </w:t>
      </w:r>
      <w:r w:rsidRPr="00AE3D2D">
        <w:t>dish detergent</w:t>
      </w:r>
      <w:r>
        <w:t xml:space="preserve"> added to sample via pan trapping. Each study day, pan traps were set out by 10 am and collected by 5:30 pm. Arrays of three pan traps were deployed in a triangular shape at each microsite, marginally embedded in the ground to prevent disturbance. Total percent vegetation cover (a proxy for annual biomass) and annual species richness were recorded within a 0.25 </w:t>
      </w:r>
      <w:r w:rsidRPr="00A709B4">
        <w:t>m</w:t>
      </w:r>
      <w:r w:rsidRPr="00A709B4">
        <w:rPr>
          <w:vertAlign w:val="superscript"/>
        </w:rPr>
        <w:t>2</w:t>
      </w:r>
      <w:r>
        <w:t xml:space="preserve"> quadrat when the traps were laid out. Arthropod sampling was conducted within two days of the video test but never on the same day to avoid influencing visitation. Nine days (54 shrub/open pairs) of sampling were completed before blooming, and 10 days (60 shrub/open pairs) during full bloom.</w:t>
      </w:r>
      <w:ins w:id="224" w:author="zenrunner" w:date="2019-02-13T14:11:00Z">
        <w:r w:rsidR="00854A48">
          <w:t xml:space="preserve"> Great. You should have got a PhD for all this work. Wow.</w:t>
        </w:r>
      </w:ins>
    </w:p>
    <w:p w14:paraId="6779F19C" w14:textId="1D9FAA90" w:rsidR="00B51372" w:rsidRDefault="00B51372" w:rsidP="00CC614D">
      <w:pPr>
        <w:spacing w:line="360" w:lineRule="auto"/>
      </w:pPr>
      <w:r>
        <w:t xml:space="preserve">Bees and </w:t>
      </w:r>
      <w:proofErr w:type="spellStart"/>
      <w:r>
        <w:t>syrphid</w:t>
      </w:r>
      <w:proofErr w:type="spellEnd"/>
      <w:r>
        <w:t xml:space="preserve"> flies were identified to species or genus</w:t>
      </w:r>
      <w:r w:rsidR="00505B23">
        <w:t xml:space="preserve"> </w:t>
      </w:r>
      <w:r w:rsidR="00505B23">
        <w:fldChar w:fldCharType="begin">
          <w:fldData xml:space="preserve">PEVuZE5vdGU+PENpdGU+PEF1dGhvcj5Bc2NoZXI8L0F1dGhvcj48WWVhcj4yMDE1PC9ZZWFyPjxS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</w:fldData>
        </w:fldChar>
      </w:r>
      <w:r w:rsidR="001467D2">
        <w:instrText xml:space="preserve"> ADDIN EN.CITE </w:instrText>
      </w:r>
      <w:r w:rsidR="001467D2">
        <w:fldChar w:fldCharType="begin">
          <w:fldData xml:space="preserve">PEVuZE5vdGU+PENpdGU+PEF1dGhvcj5Bc2NoZXI8L0F1dGhvcj48WWVhcj4yMDE1PC9ZZWFyPjxS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</w:fldData>
        </w:fldChar>
      </w:r>
      <w:r w:rsidR="001467D2">
        <w:instrText xml:space="preserve"> ADDIN EN.CITE.DATA </w:instrText>
      </w:r>
      <w:r w:rsidR="001467D2">
        <w:fldChar w:fldCharType="end"/>
      </w:r>
      <w:r w:rsidR="00505B23">
        <w:fldChar w:fldCharType="separate"/>
      </w:r>
      <w:r w:rsidR="001467D2">
        <w:rPr>
          <w:noProof/>
        </w:rPr>
        <w:t>(</w:t>
      </w:r>
      <w:hyperlink w:anchor="_ENREF_54" w:tooltip="Michener, 1994 #12" w:history="1">
        <w:r w:rsidR="00663A38">
          <w:rPr>
            <w:noProof/>
          </w:rPr>
          <w:t>Michener et al. 1994</w:t>
        </w:r>
      </w:hyperlink>
      <w:r w:rsidR="001467D2">
        <w:rPr>
          <w:noProof/>
        </w:rPr>
        <w:t xml:space="preserve">; </w:t>
      </w:r>
      <w:hyperlink w:anchor="_ENREF_53" w:tooltip="Michener, 2000 #13" w:history="1">
        <w:r w:rsidR="00663A38">
          <w:rPr>
            <w:noProof/>
          </w:rPr>
          <w:t>Michener 2000</w:t>
        </w:r>
      </w:hyperlink>
      <w:r w:rsidR="001467D2">
        <w:rPr>
          <w:noProof/>
        </w:rPr>
        <w:t xml:space="preserve">; </w:t>
      </w:r>
      <w:hyperlink w:anchor="_ENREF_56" w:tooltip="Miranda, 2013 #259" w:history="1">
        <w:r w:rsidR="00663A38">
          <w:rPr>
            <w:noProof/>
          </w:rPr>
          <w:t>Miranda et al. 2013</w:t>
        </w:r>
      </w:hyperlink>
      <w:r w:rsidR="001467D2">
        <w:rPr>
          <w:noProof/>
        </w:rPr>
        <w:t xml:space="preserve">; </w:t>
      </w:r>
      <w:hyperlink w:anchor="_ENREF_3" w:tooltip="Ascher, 2015 #256" w:history="1">
        <w:r w:rsidR="00663A38">
          <w:rPr>
            <w:noProof/>
          </w:rPr>
          <w:t>Ascher and Pickering 2015</w:t>
        </w:r>
      </w:hyperlink>
      <w:r w:rsidR="001467D2">
        <w:rPr>
          <w:noProof/>
        </w:rPr>
        <w:t>)</w:t>
      </w:r>
      <w:r w:rsidR="00505B23">
        <w:fldChar w:fldCharType="end"/>
      </w:r>
      <w:r w:rsidR="00505B23">
        <w:t xml:space="preserve">. </w:t>
      </w:r>
      <w:r>
        <w:t xml:space="preserve">The majority of remaining individuals was identified to at least the taxonomic resolution of family </w:t>
      </w:r>
      <w:r w:rsidR="00505B23">
        <w:fldChar w:fldCharType="begin">
          <w:fldData xml:space="preserve">PEVuZE5vdGU+PENpdGU+PEF1dGhvcj5Hcmlzc2VsbDwvQXV0aG9yPjxZZWFyPjE5OTA8L1llYXI+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==
</w:fldData>
        </w:fldChar>
      </w:r>
      <w:r w:rsidR="001467D2">
        <w:instrText xml:space="preserve"> ADDIN EN.CITE </w:instrText>
      </w:r>
      <w:r w:rsidR="001467D2">
        <w:fldChar w:fldCharType="begin">
          <w:fldData xml:space="preserve">PEVuZE5vdGU+PENpdGU+PEF1dGhvcj5Hcmlzc2VsbDwvQXV0aG9yPjxZZWFyPjE5OTA8L1llYXI+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==
</w:fldData>
        </w:fldChar>
      </w:r>
      <w:r w:rsidR="001467D2">
        <w:instrText xml:space="preserve"> ADDIN EN.CITE.DATA </w:instrText>
      </w:r>
      <w:r w:rsidR="001467D2">
        <w:fldChar w:fldCharType="end"/>
      </w:r>
      <w:r w:rsidR="00505B23">
        <w:fldChar w:fldCharType="separate"/>
      </w:r>
      <w:r w:rsidR="001467D2">
        <w:rPr>
          <w:noProof/>
        </w:rPr>
        <w:t>(</w:t>
      </w:r>
      <w:hyperlink w:anchor="_ENREF_83" w:tooltip="Teskey, 1981 #264" w:history="1">
        <w:r w:rsidR="00663A38">
          <w:rPr>
            <w:noProof/>
          </w:rPr>
          <w:t>Teskey et al. 1981</w:t>
        </w:r>
      </w:hyperlink>
      <w:r w:rsidR="001467D2">
        <w:rPr>
          <w:noProof/>
        </w:rPr>
        <w:t xml:space="preserve">; </w:t>
      </w:r>
      <w:hyperlink w:anchor="_ENREF_36" w:tooltip="Grissell, 1990 #263" w:history="1">
        <w:r w:rsidR="00663A38">
          <w:rPr>
            <w:noProof/>
          </w:rPr>
          <w:t>Grissell and Schauff 1990</w:t>
        </w:r>
      </w:hyperlink>
      <w:r w:rsidR="001467D2">
        <w:rPr>
          <w:noProof/>
        </w:rPr>
        <w:t xml:space="preserve">; </w:t>
      </w:r>
      <w:hyperlink w:anchor="_ENREF_86" w:tooltip="Triplehorn, 2005 #260" w:history="1">
        <w:r w:rsidR="00663A38">
          <w:rPr>
            <w:noProof/>
          </w:rPr>
          <w:t>Triplehorn and Johnson 2005</w:t>
        </w:r>
      </w:hyperlink>
      <w:r w:rsidR="001467D2">
        <w:rPr>
          <w:noProof/>
        </w:rPr>
        <w:t xml:space="preserve">; </w:t>
      </w:r>
      <w:hyperlink w:anchor="_ENREF_49" w:tooltip="Marshall, 2012 #262" w:history="1">
        <w:r w:rsidR="00663A38">
          <w:rPr>
            <w:noProof/>
          </w:rPr>
          <w:t>Marshall 2012</w:t>
        </w:r>
      </w:hyperlink>
      <w:r w:rsidR="001467D2">
        <w:rPr>
          <w:noProof/>
        </w:rPr>
        <w:t>)</w:t>
      </w:r>
      <w:r w:rsidR="00505B23">
        <w:fldChar w:fldCharType="end"/>
      </w:r>
      <w:r w:rsidR="00505B23">
        <w:t xml:space="preserve">, except </w:t>
      </w:r>
      <w:proofErr w:type="spellStart"/>
      <w:r>
        <w:t>Thysanoptera</w:t>
      </w:r>
      <w:proofErr w:type="spellEnd"/>
      <w:r>
        <w:t xml:space="preserve">, </w:t>
      </w:r>
      <w:proofErr w:type="spellStart"/>
      <w:r>
        <w:t>Orthoptera</w:t>
      </w:r>
      <w:proofErr w:type="spellEnd"/>
      <w:r>
        <w:t xml:space="preserve"> and </w:t>
      </w:r>
      <w:proofErr w:type="spellStart"/>
      <w:r>
        <w:lastRenderedPageBreak/>
        <w:t>Arachnida</w:t>
      </w:r>
      <w:proofErr w:type="spellEnd"/>
      <w:r>
        <w:t xml:space="preserve"> which were </w:t>
      </w:r>
      <w:del w:id="225" w:author="zenrunner" w:date="2019-02-13T14:11:00Z">
        <w:r w:rsidDel="005938E7">
          <w:delText xml:space="preserve">left </w:delText>
        </w:r>
      </w:del>
      <w:ins w:id="226" w:author="zenrunner" w:date="2019-02-13T14:11:00Z">
        <w:r w:rsidR="005938E7">
          <w:t xml:space="preserve">resolved </w:t>
        </w:r>
      </w:ins>
      <w:r>
        <w:t>to order. Recognizable taxonomic unit (RTU) is a suitable approximation of traditional species richness</w:t>
      </w:r>
      <w:r w:rsidR="00505B23">
        <w:t xml:space="preserve"> </w:t>
      </w:r>
      <w:r w:rsidR="00505B23">
        <w:fldChar w:fldCharType="begin"/>
      </w:r>
      <w:r w:rsidR="005E44FC">
        <w:instrText xml:space="preserve"> ADDIN EN.CITE &lt;EndNote&gt;&lt;Cite&gt;&lt;Author&gt;Oliver&lt;/Author&gt;&lt;Year&gt;1993&lt;/Year&gt;&lt;RecNum&gt;265&lt;/RecNum&gt;&lt;DisplayText&gt;(Oliver and Beattie 1993)&lt;/DisplayText&gt;&lt;record&gt;&lt;rec-number&gt;265&lt;/rec-number&gt;&lt;foreign-keys&gt;&lt;key app="EN" db-id="efxxxd2elfvxfde05eev9swq9zv0dswrxzp2"&gt;265&lt;/key&gt;&lt;/foreign-keys&gt;&lt;ref-type name="Journal Article"&gt;17&lt;/ref-type&gt;&lt;contributors&gt;&lt;authors&gt;&lt;author&gt;Oliver, Ian&lt;/author&gt;&lt;author&gt;Beattie, Andrew J&lt;/author&gt;&lt;/authors&gt;&lt;/contributors&gt;&lt;titles&gt;&lt;title&gt;A possible method for the rapid assessment of biodiversity&lt;/title&gt;&lt;secondary-title&gt;Conservation biology&lt;/secondary-title&gt;&lt;/titles&gt;&lt;periodical&gt;&lt;full-title&gt;Conservation Biology&lt;/full-title&gt;&lt;/periodical&gt;&lt;pages&gt;562-568&lt;/pages&gt;&lt;volume&gt;7&lt;/volume&gt;&lt;number&gt;3&lt;/number&gt;&lt;dates&gt;&lt;year&gt;1993&lt;/year&gt;&lt;/dates&gt;&lt;isbn&gt;0888-8892&lt;/isbn&gt;&lt;urls&gt;&lt;/urls&gt;&lt;/record&gt;&lt;/Cite&gt;&lt;/EndNote&gt;</w:instrText>
      </w:r>
      <w:r w:rsidR="00505B23">
        <w:fldChar w:fldCharType="separate"/>
      </w:r>
      <w:r w:rsidR="005E44FC">
        <w:rPr>
          <w:noProof/>
        </w:rPr>
        <w:t>(</w:t>
      </w:r>
      <w:hyperlink w:anchor="_ENREF_59" w:tooltip="Oliver, 1993 #265" w:history="1">
        <w:r w:rsidR="00663A38">
          <w:rPr>
            <w:noProof/>
          </w:rPr>
          <w:t>Oliver and Beattie 1993</w:t>
        </w:r>
      </w:hyperlink>
      <w:r w:rsidR="005E44FC">
        <w:rPr>
          <w:noProof/>
        </w:rPr>
        <w:t>)</w:t>
      </w:r>
      <w:r w:rsidR="00505B23">
        <w:fldChar w:fldCharType="end"/>
      </w:r>
      <w:r>
        <w:t xml:space="preserve">. Using RTU limits resolution compared with species-level identification, however many desert insect species have not been described and furthermore useful keys are often lacking. This method of categorizing diversity was a trade-off between maximizing resolution and speed given the high diversity of desert species. Related groups may be identified to different levels. E.g. wasps in the genus </w:t>
      </w:r>
      <w:proofErr w:type="spellStart"/>
      <w:r w:rsidRPr="00CE4665">
        <w:rPr>
          <w:i/>
        </w:rPr>
        <w:t>Miscophus</w:t>
      </w:r>
      <w:proofErr w:type="spellEnd"/>
      <w:r>
        <w:t xml:space="preserve"> and subfamily</w:t>
      </w:r>
      <w:r w:rsidRPr="00EB08B5">
        <w:t xml:space="preserve"> </w:t>
      </w:r>
      <w:proofErr w:type="spellStart"/>
      <w:r w:rsidRPr="00CE4665">
        <w:rPr>
          <w:i/>
        </w:rPr>
        <w:t>Pemphredoninae</w:t>
      </w:r>
      <w:proofErr w:type="spellEnd"/>
      <w:r>
        <w:t xml:space="preserve"> are both within the family </w:t>
      </w:r>
      <w:proofErr w:type="spellStart"/>
      <w:r w:rsidRPr="00CE4665">
        <w:rPr>
          <w:i/>
        </w:rPr>
        <w:t>Crabronidae</w:t>
      </w:r>
      <w:proofErr w:type="spellEnd"/>
      <w:r>
        <w:t xml:space="preserve">. No individuals were double counted, and these groups were considered distinct, exclusive RTUs for diversity analyses. Nymphs were included in abundance analyses provided they could be identified at least to taxonomic order. </w:t>
      </w:r>
      <w:proofErr w:type="spellStart"/>
      <w:r>
        <w:t>Hemipteran</w:t>
      </w:r>
      <w:proofErr w:type="spellEnd"/>
      <w:r>
        <w:t xml:space="preserve"> nymphs that could not be identified to family were aggregated for diversity analyses. Mites (</w:t>
      </w:r>
      <w:proofErr w:type="spellStart"/>
      <w:r>
        <w:t>Acari</w:t>
      </w:r>
      <w:proofErr w:type="spellEnd"/>
      <w:r>
        <w:t>) and springtails (</w:t>
      </w:r>
      <w:proofErr w:type="spellStart"/>
      <w:r>
        <w:t>Collembola</w:t>
      </w:r>
      <w:proofErr w:type="spellEnd"/>
      <w:r>
        <w:t xml:space="preserve">) were excluded from all analyses due to biases in collection methods. The </w:t>
      </w:r>
      <w:del w:id="227" w:author="zenrunner" w:date="2019-02-13T14:12:00Z">
        <w:r w:rsidDel="00C74ECB">
          <w:delText xml:space="preserve">full </w:delText>
        </w:r>
      </w:del>
      <w:r>
        <w:t xml:space="preserve">dataset of 118 RTU is </w:t>
      </w:r>
      <w:ins w:id="228" w:author="zenrunner" w:date="2019-02-13T14:12:00Z">
        <w:r w:rsidR="00C74ECB">
          <w:t xml:space="preserve">archived </w:t>
        </w:r>
      </w:ins>
      <w:del w:id="229" w:author="zenrunner" w:date="2019-02-13T14:12:00Z">
        <w:r w:rsidDel="00C74ECB">
          <w:delText xml:space="preserve">available </w:delText>
        </w:r>
      </w:del>
      <w:r>
        <w:t>online (</w:t>
      </w:r>
      <w:del w:id="230" w:author="zenrunner" w:date="2019-02-13T14:12:00Z">
        <w:r w:rsidDel="00C74ECB">
          <w:delText xml:space="preserve">KNB, </w:delText>
        </w:r>
      </w:del>
      <w:r>
        <w:t xml:space="preserve">Braun and </w:t>
      </w:r>
      <w:proofErr w:type="spellStart"/>
      <w:r>
        <w:t>Lortie</w:t>
      </w:r>
      <w:proofErr w:type="spellEnd"/>
      <w:r>
        <w:t>, 2018). All physical specimens are archived at York University.</w:t>
      </w:r>
      <w:ins w:id="231" w:author="zenrunner" w:date="2019-02-13T14:12:00Z">
        <w:r w:rsidR="00C74ECB">
          <w:t xml:space="preserve"> Great - </w:t>
        </w:r>
      </w:ins>
    </w:p>
    <w:p w14:paraId="4C36ECFA" w14:textId="4127F2D5" w:rsidR="00B51372" w:rsidDel="00735923" w:rsidRDefault="00B51372" w:rsidP="00CC614D">
      <w:pPr>
        <w:spacing w:line="360" w:lineRule="auto"/>
        <w:rPr>
          <w:del w:id="232" w:author="zenrunner" w:date="2019-02-13T14:13:00Z"/>
        </w:rPr>
      </w:pPr>
      <w:r>
        <w:t xml:space="preserve">To determine </w:t>
      </w:r>
      <w:ins w:id="233" w:author="zenrunner" w:date="2019-02-13T14:13:00Z">
        <w:r w:rsidR="00DD1FEE">
          <w:t xml:space="preserve">richness of </w:t>
        </w:r>
      </w:ins>
      <w:del w:id="234" w:author="zenrunner" w:date="2019-02-13T14:13:00Z">
        <w:r w:rsidDel="00DD1FEE">
          <w:delText xml:space="preserve">which </w:delText>
        </w:r>
      </w:del>
      <w:r>
        <w:t xml:space="preserve">pollinators </w:t>
      </w:r>
      <w:ins w:id="235" w:author="zenrunner" w:date="2019-02-13T14:13:00Z">
        <w:r w:rsidR="00557468">
          <w:t xml:space="preserve">that </w:t>
        </w:r>
      </w:ins>
      <w:r>
        <w:t xml:space="preserve">visited </w:t>
      </w:r>
      <w:r w:rsidRPr="00EB08B5">
        <w:rPr>
          <w:i/>
        </w:rPr>
        <w:t xml:space="preserve">L. </w:t>
      </w:r>
      <w:proofErr w:type="spellStart"/>
      <w:r w:rsidRPr="00EB08B5">
        <w:rPr>
          <w:i/>
        </w:rPr>
        <w:t>tridentata</w:t>
      </w:r>
      <w:proofErr w:type="spellEnd"/>
      <w:r>
        <w:t xml:space="preserve"> flowers during the study period, 15-minute </w:t>
      </w:r>
      <w:r w:rsidR="00D34DBC" w:rsidRPr="00D34DBC">
        <w:rPr>
          <w:i/>
        </w:rPr>
        <w:t>in-situ</w:t>
      </w:r>
      <w:r w:rsidR="00D34DBC">
        <w:t xml:space="preserve"> </w:t>
      </w:r>
      <w:r>
        <w:t xml:space="preserve">observation periods were completed at up to 6 shrubs per day for 10 days when blooming (14.5 hours). The same focal shrubs were observed but on different days than pan trap sampling and video trials. Due to the large size of the shrubs, it was not possible to accurately track flower visits per foraging instance, therefore only the frequency of foraging instances was recorded. The identity and </w:t>
      </w:r>
      <w:proofErr w:type="spellStart"/>
      <w:r>
        <w:t>behaviour</w:t>
      </w:r>
      <w:proofErr w:type="spellEnd"/>
      <w:r>
        <w:t xml:space="preserve"> of the visitors were recorded and voucher insects were collected </w:t>
      </w:r>
      <w:del w:id="236" w:author="zenrunner" w:date="2019-02-13T14:13:00Z">
        <w:r w:rsidDel="001F4A8F">
          <w:delText xml:space="preserve">when possible </w:delText>
        </w:r>
      </w:del>
      <w:r>
        <w:t xml:space="preserve">to facilitate identification. </w:t>
      </w:r>
      <w:ins w:id="237" w:author="zenrunner" w:date="2019-02-13T14:13:00Z">
        <w:r w:rsidR="00735923">
          <w:t xml:space="preserve"> </w:t>
        </w:r>
      </w:ins>
    </w:p>
    <w:p w14:paraId="722DFD99" w14:textId="5B021C6C" w:rsidR="00B51372" w:rsidRDefault="00B51372" w:rsidP="00CC614D">
      <w:pPr>
        <w:spacing w:line="360" w:lineRule="auto"/>
      </w:pPr>
      <w:r>
        <w:t xml:space="preserve">To </w:t>
      </w:r>
      <w:del w:id="238" w:author="zenrunner" w:date="2019-02-13T14:13:00Z">
        <w:r w:rsidDel="00735923">
          <w:delText>determine if</w:delText>
        </w:r>
      </w:del>
      <w:ins w:id="239" w:author="zenrunner" w:date="2019-02-13T14:13:00Z">
        <w:r w:rsidR="00735923">
          <w:t>assess the influence of</w:t>
        </w:r>
      </w:ins>
      <w:r>
        <w:t xml:space="preserve"> </w:t>
      </w:r>
      <w:r w:rsidRPr="00C251F0">
        <w:rPr>
          <w:i/>
        </w:rPr>
        <w:t xml:space="preserve">L. </w:t>
      </w:r>
      <w:proofErr w:type="spellStart"/>
      <w:r w:rsidRPr="00C251F0">
        <w:rPr>
          <w:i/>
        </w:rPr>
        <w:t>tridentata</w:t>
      </w:r>
      <w:proofErr w:type="spellEnd"/>
      <w:r>
        <w:t xml:space="preserve"> </w:t>
      </w:r>
      <w:del w:id="240" w:author="zenrunner" w:date="2019-02-13T14:14:00Z">
        <w:r w:rsidDel="00735923">
          <w:delText>influences local</w:delText>
        </w:r>
      </w:del>
      <w:ins w:id="241" w:author="zenrunner" w:date="2019-02-13T14:14:00Z">
        <w:r w:rsidR="00735923">
          <w:t>on</w:t>
        </w:r>
      </w:ins>
      <w:r>
        <w:t xml:space="preserve"> microclimate, a total of 16 HOBO pendant data loggers were used to record micro-environmental conditions. Ground level temperature and light availability were recorded every 30 minutes between March 19</w:t>
      </w:r>
      <w:r w:rsidRPr="00745FD2">
        <w:rPr>
          <w:vertAlign w:val="superscript"/>
        </w:rPr>
        <w:t>th</w:t>
      </w:r>
      <w:r>
        <w:t xml:space="preserve"> and May 14</w:t>
      </w:r>
      <w:r w:rsidRPr="00745FD2">
        <w:rPr>
          <w:vertAlign w:val="superscript"/>
        </w:rPr>
        <w:t>th</w:t>
      </w:r>
      <w:r>
        <w:t>, 2017 at eight microsite pairs. Daytime (9am to 9pm) and nighttime (9pm to 9am) averages and daily temperature variance were calculated.</w:t>
      </w:r>
    </w:p>
    <w:p w14:paraId="6966BB0F" w14:textId="77777777" w:rsidR="00B51372" w:rsidRPr="005C41BB" w:rsidRDefault="00B51372" w:rsidP="00CC614D">
      <w:pPr>
        <w:pStyle w:val="Heading3"/>
        <w:spacing w:line="360" w:lineRule="auto"/>
        <w:rPr>
          <w:u w:val="single"/>
        </w:rPr>
      </w:pPr>
      <w:bookmarkStart w:id="242" w:name="_Toc532565887"/>
      <w:r w:rsidRPr="00C50B1B">
        <w:rPr>
          <w:u w:val="single"/>
        </w:rPr>
        <w:t>Statistical Analysis</w:t>
      </w:r>
      <w:bookmarkEnd w:id="242"/>
    </w:p>
    <w:p w14:paraId="25231E9E" w14:textId="290ECDCC" w:rsidR="00B51372" w:rsidRDefault="00B51372" w:rsidP="00CC614D">
      <w:pPr>
        <w:tabs>
          <w:tab w:val="left" w:pos="1335"/>
        </w:tabs>
        <w:spacing w:line="360" w:lineRule="auto"/>
      </w:pPr>
      <w:r>
        <w:t>All statistical analyses were performed using R</w:t>
      </w:r>
      <w:ins w:id="243" w:author="zenrunner" w:date="2019-02-13T14:14:00Z">
        <w:r w:rsidR="00C6087C">
          <w:t xml:space="preserve"> version 3.5.2</w:t>
        </w:r>
      </w:ins>
      <w:r>
        <w:t xml:space="preserve"> (R Core Team, 2017)</w:t>
      </w:r>
      <w:ins w:id="244" w:author="zenrunner" w:date="2019-02-13T14:14:00Z">
        <w:r w:rsidR="00551F35">
          <w:t>,</w:t>
        </w:r>
      </w:ins>
      <w:r>
        <w:t xml:space="preserve"> and all code is available </w:t>
      </w:r>
      <w:del w:id="245" w:author="zenrunner" w:date="2019-02-13T14:14:00Z">
        <w:r w:rsidDel="00F36B35">
          <w:delText>in this project’s repository</w:delText>
        </w:r>
      </w:del>
      <w:ins w:id="246" w:author="zenrunner" w:date="2019-02-13T14:14:00Z">
        <w:r w:rsidR="00F36B35">
          <w:t>on GitHub</w:t>
        </w:r>
      </w:ins>
      <w:r>
        <w:t xml:space="preserve"> (</w:t>
      </w:r>
      <w:r w:rsidRPr="003B0850">
        <w:t>https://github.com/jennabraun/larrea.facilitation</w:t>
      </w:r>
      <w:r>
        <w:t>).</w:t>
      </w:r>
    </w:p>
    <w:p w14:paraId="4F5A6A04" w14:textId="77777777" w:rsidR="00B51372" w:rsidRPr="00354C9D" w:rsidRDefault="00B51372" w:rsidP="00CC614D">
      <w:pPr>
        <w:tabs>
          <w:tab w:val="left" w:pos="1335"/>
        </w:tabs>
        <w:spacing w:line="360" w:lineRule="auto"/>
        <w:rPr>
          <w:u w:val="single"/>
        </w:rPr>
      </w:pPr>
      <w:r w:rsidRPr="00354C9D">
        <w:rPr>
          <w:u w:val="single"/>
        </w:rPr>
        <w:t>Visitation and Pollen Deposition</w:t>
      </w:r>
    </w:p>
    <w:p w14:paraId="5AA1F464" w14:textId="7AC37CF9" w:rsidR="00B51372" w:rsidRDefault="00B51372" w:rsidP="00CC614D">
      <w:pPr>
        <w:tabs>
          <w:tab w:val="left" w:pos="1335"/>
        </w:tabs>
        <w:spacing w:line="360" w:lineRule="auto"/>
      </w:pPr>
      <w:moveFromRangeStart w:id="247" w:author="zenrunner" w:date="2019-02-13T14:15:00Z" w:name="move411686650"/>
      <w:moveFrom w:id="248" w:author="zenrunner" w:date="2019-02-13T14:15:00Z">
        <w:r w:rsidDel="00397444">
          <w:lastRenderedPageBreak/>
          <w:t xml:space="preserve">To test for evidence that </w:t>
        </w:r>
        <w:r w:rsidRPr="00B44DA7" w:rsidDel="00397444">
          <w:rPr>
            <w:i/>
          </w:rPr>
          <w:t>L. tridentata</w:t>
        </w:r>
        <w:r w:rsidDel="00397444">
          <w:t xml:space="preserve"> mediates pollinator visitation to </w:t>
        </w:r>
        <w:r w:rsidRPr="00FF79E0" w:rsidDel="00397444">
          <w:rPr>
            <w:i/>
          </w:rPr>
          <w:t>M. glabrata</w:t>
        </w:r>
        <w:r w:rsidDel="00397444">
          <w:t xml:space="preserve">, </w:t>
        </w:r>
      </w:moveFrom>
      <w:moveFromRangeEnd w:id="247"/>
      <w:del w:id="249" w:author="zenrunner" w:date="2019-02-13T14:15:00Z">
        <w:r w:rsidDel="00397444">
          <w:delText>g</w:delText>
        </w:r>
      </w:del>
      <w:ins w:id="250" w:author="zenrunner" w:date="2019-02-13T14:15:00Z">
        <w:r w:rsidR="00397444">
          <w:t>G</w:t>
        </w:r>
      </w:ins>
      <w:r>
        <w:t xml:space="preserve">eneralized linear mixed-models </w:t>
      </w:r>
      <w:r w:rsidR="00C84D28">
        <w:t>[GLMM]</w:t>
      </w:r>
      <w:r w:rsidR="006134AA">
        <w:t xml:space="preserve"> were fit</w:t>
      </w:r>
      <w:r w:rsidR="00C84D28">
        <w:t xml:space="preserve"> </w:t>
      </w:r>
      <w:r>
        <w:t xml:space="preserve">using negative binomial error distributions with a </w:t>
      </w:r>
      <w:proofErr w:type="spellStart"/>
      <w:r>
        <w:t>loglink</w:t>
      </w:r>
      <w:proofErr w:type="spellEnd"/>
      <w:r>
        <w:t xml:space="preserve"> function to account for</w:t>
      </w:r>
      <w:r w:rsidR="006134AA">
        <w:t xml:space="preserve"> </w:t>
      </w:r>
      <w:proofErr w:type="spellStart"/>
      <w:r w:rsidR="006134AA">
        <w:t>overdispersion</w:t>
      </w:r>
      <w:proofErr w:type="spellEnd"/>
      <w:r w:rsidR="00C84D28">
        <w:t xml:space="preserve"> </w:t>
      </w:r>
      <w:ins w:id="251" w:author="zenrunner" w:date="2019-02-13T14:15:00Z">
        <w:r w:rsidR="00397444">
          <w:t>t</w:t>
        </w:r>
      </w:ins>
      <w:moveToRangeStart w:id="252" w:author="zenrunner" w:date="2019-02-13T14:15:00Z" w:name="move411686650"/>
      <w:moveTo w:id="253" w:author="zenrunner" w:date="2019-02-13T14:15:00Z">
        <w:del w:id="254" w:author="zenrunner" w:date="2019-02-13T14:15:00Z">
          <w:r w:rsidR="00397444" w:rsidDel="00397444">
            <w:delText>T</w:delText>
          </w:r>
        </w:del>
        <w:r w:rsidR="00397444">
          <w:t xml:space="preserve">o test for evidence that </w:t>
        </w:r>
        <w:r w:rsidR="00397444" w:rsidRPr="00B44DA7">
          <w:rPr>
            <w:i/>
          </w:rPr>
          <w:t xml:space="preserve">L. </w:t>
        </w:r>
        <w:proofErr w:type="spellStart"/>
        <w:r w:rsidR="00397444" w:rsidRPr="00B44DA7">
          <w:rPr>
            <w:i/>
          </w:rPr>
          <w:t>tridentata</w:t>
        </w:r>
        <w:proofErr w:type="spellEnd"/>
        <w:r w:rsidR="00397444">
          <w:t xml:space="preserve"> mediates pollinator visitation to </w:t>
        </w:r>
        <w:r w:rsidR="00397444" w:rsidRPr="00FF79E0">
          <w:rPr>
            <w:i/>
          </w:rPr>
          <w:t xml:space="preserve">M. </w:t>
        </w:r>
        <w:proofErr w:type="spellStart"/>
        <w:r w:rsidR="00397444" w:rsidRPr="00FF79E0">
          <w:rPr>
            <w:i/>
          </w:rPr>
          <w:t>glabrata</w:t>
        </w:r>
      </w:moveTo>
      <w:proofErr w:type="spellEnd"/>
      <w:ins w:id="255" w:author="zenrunner" w:date="2019-02-13T14:15:00Z">
        <w:r w:rsidR="008C42C4">
          <w:t xml:space="preserve"> </w:t>
        </w:r>
      </w:ins>
      <w:moveTo w:id="256" w:author="zenrunner" w:date="2019-02-13T14:15:00Z">
        <w:del w:id="257" w:author="zenrunner" w:date="2019-02-13T14:15:00Z">
          <w:r w:rsidR="00397444" w:rsidDel="008C42C4">
            <w:delText xml:space="preserve">, </w:delText>
          </w:r>
        </w:del>
      </w:moveTo>
      <w:moveToRangeEnd w:id="252"/>
      <w:r w:rsidR="00C84D28">
        <w:t>(</w:t>
      </w:r>
      <w:r>
        <w:t>lme4</w:t>
      </w:r>
      <w:ins w:id="258" w:author="zenrunner" w:date="2019-02-13T14:18:00Z">
        <w:r w:rsidR="005107F2">
          <w:t xml:space="preserve"> – cite vignette</w:t>
        </w:r>
      </w:ins>
      <w:r>
        <w:t xml:space="preserve">). The number of foraging instances and total number of flowers visited were treated as response variables. Video length was log-transformed for the </w:t>
      </w:r>
      <w:proofErr w:type="spellStart"/>
      <w:r>
        <w:t>loglink</w:t>
      </w:r>
      <w:proofErr w:type="spellEnd"/>
      <w:r>
        <w:t xml:space="preserve"> function and used as an offset to maintain the count structure of the data</w:t>
      </w:r>
      <w:ins w:id="259" w:author="zenrunner" w:date="2019-02-13T14:15:00Z">
        <w:r w:rsidR="00FB087C">
          <w:t xml:space="preserve"> (citation to offset idea)</w:t>
        </w:r>
      </w:ins>
      <w:r>
        <w:t xml:space="preserve">. </w:t>
      </w:r>
      <w:del w:id="260" w:author="zenrunner" w:date="2019-02-13T14:16:00Z">
        <w:r w:rsidDel="002F45BE">
          <w:delText>To test for the influence of conspecific floral density, t</w:delText>
        </w:r>
      </w:del>
      <w:ins w:id="261" w:author="zenrunner" w:date="2019-02-13T14:16:00Z">
        <w:r w:rsidR="002F45BE">
          <w:t>T</w:t>
        </w:r>
      </w:ins>
      <w:r>
        <w:t xml:space="preserve">he number of </w:t>
      </w:r>
      <w:r w:rsidRPr="00FF79E0">
        <w:rPr>
          <w:i/>
        </w:rPr>
        <w:t xml:space="preserve">M. </w:t>
      </w:r>
      <w:proofErr w:type="spellStart"/>
      <w:r w:rsidRPr="00FF79E0">
        <w:rPr>
          <w:i/>
        </w:rPr>
        <w:t>glabrata</w:t>
      </w:r>
      <w:proofErr w:type="spellEnd"/>
      <w:r w:rsidR="005C41BB">
        <w:t xml:space="preserve"> bloom</w:t>
      </w:r>
      <w:ins w:id="262" w:author="zenrunner" w:date="2019-02-13T14:16:00Z">
        <w:r w:rsidR="002F45BE">
          <w:t>ing flowers</w:t>
        </w:r>
      </w:ins>
      <w:del w:id="263" w:author="zenrunner" w:date="2019-02-13T14:16:00Z">
        <w:r w:rsidR="005C41BB" w:rsidDel="002F45BE">
          <w:delText>s</w:delText>
        </w:r>
      </w:del>
      <w:r w:rsidR="005C41BB">
        <w:t xml:space="preserve"> was included as a covariate</w:t>
      </w:r>
      <w:r>
        <w:t xml:space="preserve">. We did not standardize visitation to visits/hour/flower because this assumes that pollinators respond linearly to conspecific floral density </w:t>
      </w:r>
      <w:r w:rsidRPr="00C33506">
        <w:t>and that the slope of the relationship does not change with treatment</w:t>
      </w:r>
      <w:r>
        <w:t xml:space="preserve"> </w:t>
      </w:r>
      <w:r w:rsidR="00505B23">
        <w:fldChar w:fldCharType="begin"/>
      </w:r>
      <w:r w:rsidR="005E44FC">
        <w:instrText xml:space="preserve"> ADDIN EN.CITE &lt;EndNote&gt;&lt;Cite&gt;&lt;Author&gt;Reitan&lt;/Author&gt;&lt;Year&gt;2016&lt;/Year&gt;&lt;RecNum&gt;330&lt;/RecNum&gt;&lt;DisplayText&gt;(Reitan and Nielsen 2016)&lt;/DisplayText&gt;&lt;record&gt;&lt;rec-number&gt;330&lt;/rec-number&gt;&lt;foreign-keys&gt;&lt;key app="EN" db-id="efxxxd2elfvxfde05eev9swq9zv0dswrxzp2"&gt;330&lt;/key&gt;&lt;/foreign-keys&gt;&lt;ref-type name="Journal Article"&gt;17&lt;/ref-type&gt;&lt;contributors&gt;&lt;authors&gt;&lt;author&gt;Reitan, Trond&lt;/author&gt;&lt;author&gt;Nielsen, Anders&lt;/author&gt;&lt;/authors&gt;&lt;/contributors&gt;&lt;titles&gt;&lt;title&gt;Do not divide count data with count data; a story from pollination ecology with implications beyond&lt;/title&gt;&lt;secondary-title&gt;PloS one&lt;/secondary-title&gt;&lt;/titles&gt;&lt;periodical&gt;&lt;full-title&gt;PLoS ONE&lt;/full-title&gt;&lt;/periodical&gt;&lt;pages&gt;e0149129&lt;/pages&gt;&lt;volume&gt;11&lt;/volume&gt;&lt;number&gt;2&lt;/number&gt;&lt;dates&gt;&lt;year&gt;2016&lt;/year&gt;&lt;/dates&gt;&lt;isbn&gt;1932-6203&lt;/isbn&gt;&lt;urls&gt;&lt;/urls&gt;&lt;/record&gt;&lt;/Cite&gt;&lt;/EndNote&gt;</w:instrText>
      </w:r>
      <w:r w:rsidR="00505B23">
        <w:fldChar w:fldCharType="separate"/>
      </w:r>
      <w:r w:rsidR="005E44FC">
        <w:rPr>
          <w:noProof/>
        </w:rPr>
        <w:t>(</w:t>
      </w:r>
      <w:hyperlink w:anchor="_ENREF_66" w:tooltip="Reitan, 2016 #330" w:history="1">
        <w:r w:rsidR="00663A38">
          <w:rPr>
            <w:noProof/>
          </w:rPr>
          <w:t>Reitan and Nielsen 2016</w:t>
        </w:r>
      </w:hyperlink>
      <w:r w:rsidR="005E44FC">
        <w:rPr>
          <w:noProof/>
        </w:rPr>
        <w:t>)</w:t>
      </w:r>
      <w:r w:rsidR="00505B23">
        <w:fldChar w:fldCharType="end"/>
      </w:r>
      <w:r>
        <w:t xml:space="preserve">. The </w:t>
      </w:r>
      <w:r w:rsidR="0019557F">
        <w:t>individual microsite</w:t>
      </w:r>
      <w:r>
        <w:t xml:space="preserve"> </w:t>
      </w:r>
      <w:r w:rsidR="0019557F">
        <w:t>i.e. shrub ID + microsite</w:t>
      </w:r>
      <w:r>
        <w:t xml:space="preserve"> was used as a random effect to account for the repeated measures study design in all models</w:t>
      </w:r>
      <w:ins w:id="264" w:author="zenrunner" w:date="2019-02-13T14:16:00Z">
        <w:r w:rsidR="002F45BE">
          <w:t xml:space="preserve"> (citation</w:t>
        </w:r>
      </w:ins>
      <w:ins w:id="265" w:author="zenrunner" w:date="2019-02-13T14:17:00Z">
        <w:r w:rsidR="00BC186B">
          <w:t xml:space="preserve"> – perhaps </w:t>
        </w:r>
        <w:proofErr w:type="spellStart"/>
        <w:r w:rsidR="00BC186B">
          <w:t>Dalgard</w:t>
        </w:r>
      </w:ins>
      <w:proofErr w:type="spellEnd"/>
      <w:ins w:id="266" w:author="zenrunner" w:date="2019-02-13T14:16:00Z">
        <w:r w:rsidR="002F45BE">
          <w:t>)</w:t>
        </w:r>
      </w:ins>
      <w:r>
        <w:t xml:space="preserve">. Interactive, additive, and intercept only models were compared by AIC and likelihood ratio tests with </w:t>
      </w:r>
      <w:r w:rsidRPr="00D00CEA">
        <w:t>χ2</w:t>
      </w:r>
      <w:r w:rsidR="0019557F">
        <w:t xml:space="preserve"> approximations</w:t>
      </w:r>
      <w:r w:rsidR="007226BF">
        <w:t xml:space="preserve"> (Table A1, A2)</w:t>
      </w:r>
      <w:r w:rsidRPr="00A6649E">
        <w:t>.</w:t>
      </w:r>
      <w:r>
        <w:t xml:space="preserve"> </w:t>
      </w:r>
      <w:del w:id="267" w:author="zenrunner" w:date="2019-02-13T14:17:00Z">
        <w:r w:rsidRPr="00153332" w:rsidDel="00406E0D">
          <w:rPr>
            <w:highlight w:val="yellow"/>
            <w:rPrChange w:id="268" w:author="zenrunner" w:date="2019-02-13T14:17:00Z">
              <w:rPr/>
            </w:rPrChange>
          </w:rPr>
          <w:delText>To test for t</w:delText>
        </w:r>
      </w:del>
      <w:ins w:id="269" w:author="zenrunner" w:date="2019-02-13T14:17:00Z">
        <w:r w:rsidR="00406E0D">
          <w:rPr>
            <w:highlight w:val="yellow"/>
          </w:rPr>
          <w:t>T</w:t>
        </w:r>
      </w:ins>
      <w:r w:rsidRPr="00153332">
        <w:rPr>
          <w:highlight w:val="yellow"/>
          <w:rPrChange w:id="270" w:author="zenrunner" w:date="2019-02-13T14:17:00Z">
            <w:rPr/>
          </w:rPrChange>
        </w:rPr>
        <w:t>he influence of</w:t>
      </w:r>
      <w:r>
        <w:t xml:space="preserve"> </w:t>
      </w:r>
      <w:proofErr w:type="spellStart"/>
      <w:r>
        <w:t>heterospecific</w:t>
      </w:r>
      <w:proofErr w:type="spellEnd"/>
      <w:r>
        <w:t xml:space="preserve"> blooming annuals and shrubs</w:t>
      </w:r>
      <w:ins w:id="271" w:author="zenrunner" w:date="2019-02-13T14:17:00Z">
        <w:r w:rsidR="00406E0D">
          <w:t xml:space="preserve"> on </w:t>
        </w:r>
        <w:proofErr w:type="spellStart"/>
        <w:r w:rsidR="00406E0D">
          <w:t>malc</w:t>
        </w:r>
        <w:proofErr w:type="spellEnd"/>
        <w:r w:rsidR="00406E0D">
          <w:t xml:space="preserve">… pollination was tested with </w:t>
        </w:r>
      </w:ins>
      <w:del w:id="272" w:author="zenrunner" w:date="2019-02-13T14:18:00Z">
        <w:r w:rsidDel="00406E0D">
          <w:delText xml:space="preserve">, </w:delText>
        </w:r>
      </w:del>
      <w:r>
        <w:t>negative binomial GLMMs (</w:t>
      </w:r>
      <w:proofErr w:type="spellStart"/>
      <w:r>
        <w:t>glmmTMB</w:t>
      </w:r>
      <w:proofErr w:type="spellEnd"/>
      <w:r>
        <w:t xml:space="preserve">) </w:t>
      </w:r>
      <w:r w:rsidR="005C41BB">
        <w:t xml:space="preserve">with each covariate included </w:t>
      </w:r>
      <w:del w:id="273" w:author="zenrunner" w:date="2019-02-13T14:18:00Z">
        <w:r w:rsidR="005C41BB" w:rsidDel="00406E0D">
          <w:delText xml:space="preserve">in </w:delText>
        </w:r>
        <w:r w:rsidDel="00406E0D">
          <w:delText>the additive model were used</w:delText>
        </w:r>
      </w:del>
      <w:ins w:id="274" w:author="zenrunner" w:date="2019-02-13T14:18:00Z">
        <w:r w:rsidR="00406E0D">
          <w:t>in additive models</w:t>
        </w:r>
      </w:ins>
      <w:r>
        <w:t xml:space="preserve">. A </w:t>
      </w:r>
      <w:proofErr w:type="spellStart"/>
      <w:r>
        <w:t>quasipoisson</w:t>
      </w:r>
      <w:proofErr w:type="spellEnd"/>
      <w:r>
        <w:t xml:space="preserve"> GLMM (</w:t>
      </w:r>
      <w:proofErr w:type="spellStart"/>
      <w:r>
        <w:t>glmmPQL</w:t>
      </w:r>
      <w:proofErr w:type="spellEnd"/>
      <w:r>
        <w:t>, MASS</w:t>
      </w:r>
      <w:ins w:id="275" w:author="zenrunner" w:date="2019-02-13T14:18:00Z">
        <w:r w:rsidR="002C769C">
          <w:t xml:space="preserve"> – cite vignette</w:t>
        </w:r>
      </w:ins>
      <w:r>
        <w:t xml:space="preserve">) was used to explore </w:t>
      </w:r>
      <w:r w:rsidRPr="00E21D05">
        <w:rPr>
          <w:highlight w:val="yellow"/>
          <w:rPrChange w:id="276" w:author="zenrunner" w:date="2019-02-13T14:19:00Z">
            <w:rPr/>
          </w:rPrChange>
        </w:rPr>
        <w:t>which visitors</w:t>
      </w:r>
      <w:ins w:id="277" w:author="zenrunner" w:date="2019-02-13T14:19:00Z">
        <w:r w:rsidR="00AE21EA">
          <w:t xml:space="preserve"> </w:t>
        </w:r>
        <w:proofErr w:type="gramStart"/>
        <w:r w:rsidR="00AE21EA">
          <w:t xml:space="preserve">with </w:t>
        </w:r>
      </w:ins>
      <w:r>
        <w:t xml:space="preserve"> </w:t>
      </w:r>
      <w:ins w:id="278" w:author="zenrunner" w:date="2019-02-13T14:19:00Z">
        <w:r w:rsidR="00E21D05">
          <w:t>species</w:t>
        </w:r>
        <w:proofErr w:type="gramEnd"/>
        <w:r w:rsidR="00E21D05">
          <w:t xml:space="preserve"> specificity? Or perhaps the term should just be key species </w:t>
        </w:r>
      </w:ins>
      <w:r>
        <w:t xml:space="preserve">were driving observed visitation patterns. </w:t>
      </w:r>
      <w:ins w:id="279" w:author="zenrunner" w:date="2019-02-13T14:19:00Z">
        <w:r w:rsidR="00AE21EA">
          <w:t xml:space="preserve">Do you mean that </w:t>
        </w:r>
        <w:proofErr w:type="spellStart"/>
        <w:r w:rsidR="00AE21EA">
          <w:t>teste</w:t>
        </w:r>
        <w:proofErr w:type="spellEnd"/>
        <w:r w:rsidR="00AE21EA">
          <w:t xml:space="preserve"> specific identity as a factor in the GLMM?</w:t>
        </w:r>
      </w:ins>
    </w:p>
    <w:p w14:paraId="12299179" w14:textId="74B0C56E" w:rsidR="00B51372" w:rsidRDefault="0019557F" w:rsidP="00CC614D">
      <w:pPr>
        <w:tabs>
          <w:tab w:val="left" w:pos="1335"/>
        </w:tabs>
        <w:spacing w:line="360" w:lineRule="auto"/>
      </w:pPr>
      <w:r w:rsidRPr="00EA328C">
        <w:rPr>
          <w:highlight w:val="yellow"/>
          <w:rPrChange w:id="280" w:author="zenrunner" w:date="2019-02-13T14:20:00Z">
            <w:rPr/>
          </w:rPrChange>
        </w:rPr>
        <w:t xml:space="preserve">In order to test for </w:t>
      </w:r>
      <w:r w:rsidR="0021240A" w:rsidRPr="00EA328C">
        <w:rPr>
          <w:highlight w:val="yellow"/>
          <w:rPrChange w:id="281" w:author="zenrunner" w:date="2019-02-13T14:20:00Z">
            <w:rPr/>
          </w:rPrChange>
        </w:rPr>
        <w:t xml:space="preserve">differences in foraging </w:t>
      </w:r>
      <w:proofErr w:type="spellStart"/>
      <w:r w:rsidR="0021240A" w:rsidRPr="00EA328C">
        <w:rPr>
          <w:highlight w:val="yellow"/>
          <w:rPrChange w:id="282" w:author="zenrunner" w:date="2019-02-13T14:20:00Z">
            <w:rPr/>
          </w:rPrChange>
        </w:rPr>
        <w:t>behaviours</w:t>
      </w:r>
      <w:proofErr w:type="spellEnd"/>
      <w:ins w:id="283" w:author="zenrunner" w:date="2019-02-13T14:20:00Z">
        <w:r w:rsidR="00EA328C">
          <w:t xml:space="preserve"> start a f</w:t>
        </w:r>
        <w:r w:rsidR="00B67293">
          <w:t xml:space="preserve">ew </w:t>
        </w:r>
        <w:r w:rsidR="00EA328C">
          <w:t>sen</w:t>
        </w:r>
        <w:r w:rsidR="00B67293">
          <w:t>tences directly</w:t>
        </w:r>
      </w:ins>
      <w:r w:rsidR="0021240A">
        <w:t xml:space="preserve">, </w:t>
      </w:r>
      <w:r w:rsidR="00B51372">
        <w:t>Gamma GLMM models (</w:t>
      </w:r>
      <w:proofErr w:type="spellStart"/>
      <w:r w:rsidR="00B51372">
        <w:t>glmer</w:t>
      </w:r>
      <w:proofErr w:type="spellEnd"/>
      <w:r w:rsidR="00B51372">
        <w:t xml:space="preserve">, lme4) </w:t>
      </w:r>
      <w:r w:rsidR="0021240A">
        <w:t xml:space="preserve">were fit </w:t>
      </w:r>
      <w:r w:rsidR="00B51372">
        <w:t>with foraging duration and proportion of flowers visited per foraging instance as respo</w:t>
      </w:r>
      <w:r w:rsidR="0021240A">
        <w:t>nse variables</w:t>
      </w:r>
      <w:r>
        <w:t>.</w:t>
      </w:r>
      <w:r w:rsidR="0021240A">
        <w:t xml:space="preserve"> </w:t>
      </w:r>
      <w:r w:rsidRPr="00987A78">
        <w:rPr>
          <w:highlight w:val="yellow"/>
          <w:rPrChange w:id="284" w:author="zenrunner" w:date="2019-02-13T14:20:00Z">
            <w:rPr/>
          </w:rPrChange>
        </w:rPr>
        <w:t>L</w:t>
      </w:r>
      <w:r w:rsidR="00B51372" w:rsidRPr="00987A78">
        <w:rPr>
          <w:highlight w:val="yellow"/>
          <w:rPrChange w:id="285" w:author="zenrunner" w:date="2019-02-13T14:20:00Z">
            <w:rPr/>
          </w:rPrChange>
        </w:rPr>
        <w:t xml:space="preserve">east-squares </w:t>
      </w:r>
      <w:r w:rsidR="00B51372" w:rsidRPr="00987A78">
        <w:rPr>
          <w:i/>
          <w:highlight w:val="yellow"/>
          <w:rPrChange w:id="286" w:author="zenrunner" w:date="2019-02-13T14:20:00Z">
            <w:rPr>
              <w:i/>
            </w:rPr>
          </w:rPrChange>
        </w:rPr>
        <w:t>post hoc</w:t>
      </w:r>
      <w:r w:rsidR="00B51372" w:rsidRPr="00987A78">
        <w:rPr>
          <w:highlight w:val="yellow"/>
          <w:rPrChange w:id="287" w:author="zenrunner" w:date="2019-02-13T14:20:00Z">
            <w:rPr/>
          </w:rPrChange>
        </w:rPr>
        <w:t xml:space="preserve"> tests (</w:t>
      </w:r>
      <w:proofErr w:type="spellStart"/>
      <w:r w:rsidR="00B51372" w:rsidRPr="00987A78">
        <w:rPr>
          <w:highlight w:val="yellow"/>
          <w:rPrChange w:id="288" w:author="zenrunner" w:date="2019-02-13T14:20:00Z">
            <w:rPr/>
          </w:rPrChange>
        </w:rPr>
        <w:t>lsmeans</w:t>
      </w:r>
      <w:proofErr w:type="spellEnd"/>
      <w:r w:rsidR="00B51372" w:rsidRPr="00987A78">
        <w:rPr>
          <w:highlight w:val="yellow"/>
          <w:rPrChange w:id="289" w:author="zenrunner" w:date="2019-02-13T14:20:00Z">
            <w:rPr/>
          </w:rPrChange>
        </w:rPr>
        <w:t xml:space="preserve">) were used on any significant interactions and the </w:t>
      </w:r>
      <w:r w:rsidRPr="00987A78">
        <w:rPr>
          <w:highlight w:val="yellow"/>
          <w:rPrChange w:id="290" w:author="zenrunner" w:date="2019-02-13T14:20:00Z">
            <w:rPr/>
          </w:rPrChange>
        </w:rPr>
        <w:t>individual microsite</w:t>
      </w:r>
      <w:r w:rsidR="00B51372" w:rsidRPr="00987A78">
        <w:rPr>
          <w:highlight w:val="yellow"/>
          <w:rPrChange w:id="291" w:author="zenrunner" w:date="2019-02-13T14:20:00Z">
            <w:rPr/>
          </w:rPrChange>
        </w:rPr>
        <w:t xml:space="preserve"> was included as a random effect.</w:t>
      </w:r>
    </w:p>
    <w:p w14:paraId="5FBE8D12" w14:textId="7326E9F9" w:rsidR="00B51372" w:rsidRDefault="00B51372" w:rsidP="00CC614D">
      <w:pPr>
        <w:tabs>
          <w:tab w:val="left" w:pos="1335"/>
        </w:tabs>
        <w:spacing w:line="360" w:lineRule="auto"/>
      </w:pPr>
      <w:proofErr w:type="spellStart"/>
      <w:r w:rsidRPr="00987A78">
        <w:rPr>
          <w:highlight w:val="yellow"/>
          <w:rPrChange w:id="292" w:author="zenrunner" w:date="2019-02-13T14:20:00Z">
            <w:rPr/>
          </w:rPrChange>
        </w:rPr>
        <w:t>Quasipoisson</w:t>
      </w:r>
      <w:proofErr w:type="spellEnd"/>
      <w:r w:rsidRPr="00987A78">
        <w:rPr>
          <w:highlight w:val="yellow"/>
          <w:rPrChange w:id="293" w:author="zenrunner" w:date="2019-02-13T14:20:00Z">
            <w:rPr/>
          </w:rPrChange>
        </w:rPr>
        <w:t xml:space="preserve"> models (</w:t>
      </w:r>
      <w:proofErr w:type="spellStart"/>
      <w:r w:rsidRPr="00987A78">
        <w:rPr>
          <w:highlight w:val="yellow"/>
          <w:rPrChange w:id="294" w:author="zenrunner" w:date="2019-02-13T14:20:00Z">
            <w:rPr/>
          </w:rPrChange>
        </w:rPr>
        <w:t>glmmPQL</w:t>
      </w:r>
      <w:proofErr w:type="spellEnd"/>
      <w:r w:rsidRPr="00987A78">
        <w:rPr>
          <w:highlight w:val="yellow"/>
          <w:rPrChange w:id="295" w:author="zenrunner" w:date="2019-02-13T14:20:00Z">
            <w:rPr/>
          </w:rPrChange>
        </w:rPr>
        <w:t xml:space="preserve">, MASS) were fit with conspecific and </w:t>
      </w:r>
      <w:proofErr w:type="spellStart"/>
      <w:r w:rsidRPr="00987A78">
        <w:rPr>
          <w:highlight w:val="yellow"/>
          <w:rPrChange w:id="296" w:author="zenrunner" w:date="2019-02-13T14:20:00Z">
            <w:rPr/>
          </w:rPrChange>
        </w:rPr>
        <w:t>heterospecific</w:t>
      </w:r>
      <w:proofErr w:type="spellEnd"/>
      <w:r w:rsidRPr="00987A78">
        <w:rPr>
          <w:highlight w:val="yellow"/>
          <w:rPrChange w:id="297" w:author="zenrunner" w:date="2019-02-13T14:20:00Z">
            <w:rPr/>
          </w:rPrChange>
        </w:rPr>
        <w:t xml:space="preserve"> pollen deposition as response variables. Distance to </w:t>
      </w:r>
      <w:r w:rsidRPr="00987A78">
        <w:rPr>
          <w:i/>
          <w:highlight w:val="yellow"/>
          <w:rPrChange w:id="298" w:author="zenrunner" w:date="2019-02-13T14:20:00Z">
            <w:rPr>
              <w:i/>
            </w:rPr>
          </w:rPrChange>
        </w:rPr>
        <w:t xml:space="preserve">L. </w:t>
      </w:r>
      <w:proofErr w:type="spellStart"/>
      <w:r w:rsidRPr="00987A78">
        <w:rPr>
          <w:i/>
          <w:highlight w:val="yellow"/>
          <w:rPrChange w:id="299" w:author="zenrunner" w:date="2019-02-13T14:20:00Z">
            <w:rPr>
              <w:i/>
            </w:rPr>
          </w:rPrChange>
        </w:rPr>
        <w:t>tridentata</w:t>
      </w:r>
      <w:proofErr w:type="spellEnd"/>
      <w:r w:rsidRPr="00987A78">
        <w:rPr>
          <w:highlight w:val="yellow"/>
          <w:rPrChange w:id="300" w:author="zenrunner" w:date="2019-02-13T14:20:00Z">
            <w:rPr/>
          </w:rPrChange>
        </w:rPr>
        <w:t xml:space="preserve">, distance to the nearest conspecific </w:t>
      </w:r>
      <w:proofErr w:type="spellStart"/>
      <w:r w:rsidRPr="00987A78">
        <w:rPr>
          <w:highlight w:val="yellow"/>
          <w:rPrChange w:id="301" w:author="zenrunner" w:date="2019-02-13T14:20:00Z">
            <w:rPr/>
          </w:rPrChange>
        </w:rPr>
        <w:t>neighbour</w:t>
      </w:r>
      <w:proofErr w:type="spellEnd"/>
      <w:r w:rsidRPr="00987A78">
        <w:rPr>
          <w:highlight w:val="yellow"/>
          <w:rPrChange w:id="302" w:author="zenrunner" w:date="2019-02-13T14:20:00Z">
            <w:rPr/>
          </w:rPrChange>
        </w:rPr>
        <w:t xml:space="preserve"> and the number of </w:t>
      </w:r>
      <w:r w:rsidRPr="00987A78">
        <w:rPr>
          <w:i/>
          <w:highlight w:val="yellow"/>
          <w:rPrChange w:id="303" w:author="zenrunner" w:date="2019-02-13T14:20:00Z">
            <w:rPr>
              <w:i/>
            </w:rPr>
          </w:rPrChange>
        </w:rPr>
        <w:t xml:space="preserve">M. </w:t>
      </w:r>
      <w:proofErr w:type="spellStart"/>
      <w:r w:rsidRPr="00987A78">
        <w:rPr>
          <w:i/>
          <w:highlight w:val="yellow"/>
          <w:rPrChange w:id="304" w:author="zenrunner" w:date="2019-02-13T14:20:00Z">
            <w:rPr>
              <w:i/>
            </w:rPr>
          </w:rPrChange>
        </w:rPr>
        <w:t>glabrata</w:t>
      </w:r>
      <w:proofErr w:type="spellEnd"/>
      <w:r w:rsidRPr="00987A78">
        <w:rPr>
          <w:highlight w:val="yellow"/>
          <w:rPrChange w:id="305" w:author="zenrunner" w:date="2019-02-13T14:20:00Z">
            <w:rPr/>
          </w:rPrChange>
        </w:rPr>
        <w:t xml:space="preserve"> flowers were modeled as predictors. The</w:t>
      </w:r>
      <w:r>
        <w:t xml:space="preserve"> sample ID nested in the flower</w:t>
      </w:r>
      <w:r w:rsidR="00B15520">
        <w:t xml:space="preserve"> ID nested in the plant was included</w:t>
      </w:r>
      <w:r>
        <w:t xml:space="preserve"> as a random effect.</w:t>
      </w:r>
      <w:ins w:id="306" w:author="zenrunner" w:date="2019-02-13T14:20:00Z">
        <w:r w:rsidR="00987A78">
          <w:t xml:space="preserve">  Can you streamline all this somehow?  XYZ responses were tested with this GLMM with model structure including</w:t>
        </w:r>
      </w:ins>
      <w:ins w:id="307" w:author="zenrunner" w:date="2019-02-13T14:21:00Z">
        <w:r w:rsidR="00987A78">
          <w:t xml:space="preserve">… and other responses </w:t>
        </w:r>
        <w:proofErr w:type="gramStart"/>
        <w:r w:rsidR="00987A78">
          <w:t>including…..</w:t>
        </w:r>
        <w:proofErr w:type="gramEnd"/>
        <w:r w:rsidR="00987A78">
          <w:t xml:space="preserve"> </w:t>
        </w:r>
        <w:proofErr w:type="gramStart"/>
        <w:r w:rsidR="00987A78">
          <w:t>were</w:t>
        </w:r>
        <w:proofErr w:type="gramEnd"/>
        <w:r w:rsidR="00987A78">
          <w:t xml:space="preserve"> tested with … ?</w:t>
        </w:r>
      </w:ins>
    </w:p>
    <w:p w14:paraId="2C36DBA2" w14:textId="197CCB6D" w:rsidR="00B51372" w:rsidRPr="00357EA3" w:rsidRDefault="00B51372" w:rsidP="00CC614D">
      <w:pPr>
        <w:tabs>
          <w:tab w:val="left" w:pos="1335"/>
        </w:tabs>
        <w:spacing w:line="360" w:lineRule="auto"/>
        <w:rPr>
          <w:u w:val="single"/>
        </w:rPr>
      </w:pPr>
      <w:r>
        <w:rPr>
          <w:u w:val="single"/>
        </w:rPr>
        <w:t>C</w:t>
      </w:r>
      <w:r w:rsidRPr="00357EA3">
        <w:rPr>
          <w:u w:val="single"/>
        </w:rPr>
        <w:t>ommunity</w:t>
      </w:r>
      <w:r>
        <w:rPr>
          <w:u w:val="single"/>
        </w:rPr>
        <w:t>-</w:t>
      </w:r>
      <w:r w:rsidRPr="00357EA3">
        <w:rPr>
          <w:u w:val="single"/>
        </w:rPr>
        <w:t>level shrub effects</w:t>
      </w:r>
      <w:ins w:id="308" w:author="zenrunner" w:date="2019-02-13T14:21:00Z">
        <w:r w:rsidR="00D1061E">
          <w:rPr>
            <w:u w:val="single"/>
          </w:rPr>
          <w:t xml:space="preserve"> – IF you choose to flip order in hypothesis at end of intro and also predictions, </w:t>
        </w:r>
        <w:proofErr w:type="gramStart"/>
        <w:r w:rsidR="00D1061E">
          <w:rPr>
            <w:u w:val="single"/>
          </w:rPr>
          <w:t>then</w:t>
        </w:r>
        <w:proofErr w:type="gramEnd"/>
        <w:r w:rsidR="00D1061E">
          <w:rPr>
            <w:u w:val="single"/>
          </w:rPr>
          <w:t xml:space="preserve"> </w:t>
        </w:r>
      </w:ins>
      <w:ins w:id="309" w:author="zenrunner" w:date="2019-02-13T14:22:00Z">
        <w:r w:rsidR="00D1061E">
          <w:rPr>
            <w:u w:val="single"/>
          </w:rPr>
          <w:t>do the same for order of presentation with community-level effects on earlier life</w:t>
        </w:r>
        <w:r w:rsidR="00913B1D">
          <w:rPr>
            <w:u w:val="single"/>
          </w:rPr>
          <w:t xml:space="preserve"> </w:t>
        </w:r>
        <w:r w:rsidR="00D1061E">
          <w:rPr>
            <w:u w:val="single"/>
          </w:rPr>
          <w:t>stages described first, then reproduction later.</w:t>
        </w:r>
      </w:ins>
    </w:p>
    <w:p w14:paraId="4F94A580" w14:textId="18EFE365" w:rsidR="00B51372" w:rsidRDefault="00B51372" w:rsidP="00311DE5">
      <w:pPr>
        <w:spacing w:line="360" w:lineRule="auto"/>
      </w:pPr>
      <w:r>
        <w:lastRenderedPageBreak/>
        <w:t>Negative binomial GLMMs with arthropod abundance, percent annual cover, annual species richness and annual bloom density as response variables were used to test for shrub effects on the local community (</w:t>
      </w:r>
      <w:proofErr w:type="spellStart"/>
      <w:r>
        <w:t>glmer.nb</w:t>
      </w:r>
      <w:proofErr w:type="spellEnd"/>
      <w:r>
        <w:t xml:space="preserve">, lme4). Beetles from the family </w:t>
      </w:r>
      <w:proofErr w:type="spellStart"/>
      <w:r w:rsidRPr="00357EA3">
        <w:rPr>
          <w:i/>
        </w:rPr>
        <w:t>Melyridae</w:t>
      </w:r>
      <w:proofErr w:type="spellEnd"/>
      <w:r>
        <w:t xml:space="preserve"> comprised 1217 of the 3384 total arthropods captured, therefore abundance models were fit with </w:t>
      </w:r>
      <w:proofErr w:type="spellStart"/>
      <w:r w:rsidRPr="00357EA3">
        <w:rPr>
          <w:i/>
        </w:rPr>
        <w:t>Melyridae</w:t>
      </w:r>
      <w:proofErr w:type="spellEnd"/>
      <w:r>
        <w:t xml:space="preserve"> excluded, included and individually to explore model sensitivities. Poisson GLMMs (lme4) were used to determine differences in arthropod species richness and bee abundance between the treatments, and negative binomial GLMMs (</w:t>
      </w:r>
      <w:proofErr w:type="spellStart"/>
      <w:r>
        <w:t>glmer.nb</w:t>
      </w:r>
      <w:proofErr w:type="spellEnd"/>
      <w:r>
        <w:t>, lme4) were used to test for difference</w:t>
      </w:r>
      <w:r w:rsidR="0021240A">
        <w:t>s in bee richness. L</w:t>
      </w:r>
      <w:r>
        <w:t xml:space="preserve">east-squares </w:t>
      </w:r>
      <w:r w:rsidRPr="009F21F3">
        <w:rPr>
          <w:i/>
        </w:rPr>
        <w:t>post hoc</w:t>
      </w:r>
      <w:r>
        <w:t xml:space="preserve"> </w:t>
      </w:r>
      <w:r w:rsidR="00311DE5">
        <w:t>tests (</w:t>
      </w:r>
      <w:proofErr w:type="spellStart"/>
      <w:r w:rsidR="00311DE5">
        <w:t>lsmeans</w:t>
      </w:r>
      <w:proofErr w:type="spellEnd"/>
      <w:r w:rsidR="00311DE5">
        <w:t>) were used on</w:t>
      </w:r>
      <w:r>
        <w:t xml:space="preserve"> significant interactions, and the </w:t>
      </w:r>
      <w:r w:rsidR="0021240A">
        <w:t>individual microsite</w:t>
      </w:r>
      <w:r>
        <w:t xml:space="preserve"> was included as a random effect to control for repeated measures.</w:t>
      </w:r>
      <w:r w:rsidR="00311DE5">
        <w:t xml:space="preserve"> </w:t>
      </w:r>
      <w:r w:rsidR="0021240A" w:rsidRPr="0021240A">
        <w:t>To explore</w:t>
      </w:r>
      <w:r w:rsidR="00311DE5" w:rsidRPr="0021240A">
        <w:t xml:space="preserve"> if </w:t>
      </w:r>
      <w:r w:rsidR="00311DE5" w:rsidRPr="0021240A">
        <w:rPr>
          <w:i/>
        </w:rPr>
        <w:t xml:space="preserve">L. </w:t>
      </w:r>
      <w:proofErr w:type="spellStart"/>
      <w:r w:rsidR="00311DE5" w:rsidRPr="0021240A">
        <w:rPr>
          <w:i/>
        </w:rPr>
        <w:t>tridentata</w:t>
      </w:r>
      <w:proofErr w:type="spellEnd"/>
      <w:r w:rsidR="00311DE5" w:rsidRPr="0021240A">
        <w:t xml:space="preserve"> individuals</w:t>
      </w:r>
      <w:r w:rsidR="00311DE5">
        <w:t xml:space="preserve"> with more flowers were more attractive to pollinators, a </w:t>
      </w:r>
      <w:proofErr w:type="spellStart"/>
      <w:r w:rsidR="00311DE5">
        <w:t>quasipoisson</w:t>
      </w:r>
      <w:proofErr w:type="spellEnd"/>
      <w:r w:rsidR="00311DE5">
        <w:t xml:space="preserve"> GLM (</w:t>
      </w:r>
      <w:proofErr w:type="spellStart"/>
      <w:r w:rsidR="00311DE5">
        <w:t>glm</w:t>
      </w:r>
      <w:proofErr w:type="spellEnd"/>
      <w:r w:rsidR="00311DE5">
        <w:t>) with visitation rates as the response and flower number and height as predictors.</w:t>
      </w:r>
      <w:ins w:id="310" w:author="zenrunner" w:date="2019-02-13T14:23:00Z">
        <w:r w:rsidR="00913B1D">
          <w:t xml:space="preserve"> Hmm same issue as above – this is a lot to parse and repetitive – can you check Am Nat and see how </w:t>
        </w:r>
      </w:ins>
      <w:ins w:id="311" w:author="zenrunner" w:date="2019-02-13T14:24:00Z">
        <w:r w:rsidR="00913B1D">
          <w:t xml:space="preserve">it is typically done if there are many models used? Admittedly, you have a lot data and a lot of different data to test. </w:t>
        </w:r>
        <w:proofErr w:type="gramStart"/>
        <w:r w:rsidR="00913B1D">
          <w:t>So many tests – if possible to simplify, great</w:t>
        </w:r>
        <w:r w:rsidR="005E4DA8">
          <w:t xml:space="preserve"> </w:t>
        </w:r>
        <w:proofErr w:type="spellStart"/>
        <w:r w:rsidR="005E4DA8">
          <w:t>tho</w:t>
        </w:r>
        <w:proofErr w:type="spellEnd"/>
        <w:r w:rsidR="005E4DA8">
          <w:t>.</w:t>
        </w:r>
      </w:ins>
      <w:proofErr w:type="gramEnd"/>
    </w:p>
    <w:p w14:paraId="149DFC90" w14:textId="77777777" w:rsidR="00B51372" w:rsidRPr="00783952" w:rsidRDefault="00B51372" w:rsidP="00CC614D">
      <w:pPr>
        <w:spacing w:line="360" w:lineRule="auto"/>
      </w:pPr>
      <w:r w:rsidRPr="000A1CDB">
        <w:t>GLMM</w:t>
      </w:r>
      <w:r>
        <w:t>s</w:t>
      </w:r>
      <w:r w:rsidRPr="000A1CDB">
        <w:t xml:space="preserve"> (</w:t>
      </w:r>
      <w:proofErr w:type="spellStart"/>
      <w:r w:rsidRPr="000A1CDB">
        <w:t>glmer</w:t>
      </w:r>
      <w:proofErr w:type="spellEnd"/>
      <w:r w:rsidRPr="000A1CDB">
        <w:t>, lme4) with Gamma error distributions with mean daytime temperature, mean nighttime temperatures and daily temperature variance as response variables</w:t>
      </w:r>
      <w:r>
        <w:t xml:space="preserve"> and microsite as a predictor</w:t>
      </w:r>
      <w:r w:rsidRPr="000A1CDB">
        <w:t xml:space="preserve"> were used to test for the capacity of </w:t>
      </w:r>
      <w:r w:rsidRPr="003B0850">
        <w:rPr>
          <w:i/>
        </w:rPr>
        <w:t xml:space="preserve">L. </w:t>
      </w:r>
      <w:proofErr w:type="spellStart"/>
      <w:r w:rsidRPr="003B0850">
        <w:rPr>
          <w:i/>
        </w:rPr>
        <w:t>tridentata</w:t>
      </w:r>
      <w:proofErr w:type="spellEnd"/>
      <w:r w:rsidRPr="000A1CDB">
        <w:t xml:space="preserve"> to create stable microclimates. </w:t>
      </w:r>
      <w:r w:rsidRPr="00311DE5">
        <w:t xml:space="preserve">The </w:t>
      </w:r>
      <w:r w:rsidR="00311DE5">
        <w:t>logger IDs</w:t>
      </w:r>
      <w:r w:rsidR="00311DE5" w:rsidRPr="00311DE5">
        <w:t xml:space="preserve"> were</w:t>
      </w:r>
      <w:r w:rsidRPr="00311DE5">
        <w:t xml:space="preserve"> </w:t>
      </w:r>
      <w:r w:rsidR="00311DE5" w:rsidRPr="00311DE5">
        <w:t>included as a</w:t>
      </w:r>
      <w:r w:rsidRPr="00311DE5">
        <w:t xml:space="preserve"> random effect to control for the repeated measures.</w:t>
      </w:r>
    </w:p>
    <w:p w14:paraId="0BEEEAB8" w14:textId="77777777" w:rsidR="00B51372" w:rsidRPr="007C7338" w:rsidRDefault="00B51372" w:rsidP="00CC614D">
      <w:pPr>
        <w:spacing w:line="360" w:lineRule="auto"/>
        <w:rPr>
          <w:u w:val="single"/>
        </w:rPr>
      </w:pPr>
      <w:r>
        <w:rPr>
          <w:u w:val="single"/>
        </w:rPr>
        <w:t>Ecological effect sizes</w:t>
      </w:r>
    </w:p>
    <w:p w14:paraId="67AF567B" w14:textId="388D1E8C" w:rsidR="00B51372" w:rsidRPr="00342490" w:rsidRDefault="00B51372" w:rsidP="00CC614D">
      <w:pPr>
        <w:spacing w:line="360" w:lineRule="auto"/>
      </w:pPr>
      <w:r>
        <w:t>To compare the ecological effect of shrubs and blooming on five community response metrics (floral visitation of</w:t>
      </w:r>
      <w:r w:rsidRPr="00F46593">
        <w:rPr>
          <w:i/>
        </w:rPr>
        <w:t xml:space="preserve"> M. </w:t>
      </w:r>
      <w:proofErr w:type="spellStart"/>
      <w:r w:rsidRPr="00F46593">
        <w:rPr>
          <w:i/>
        </w:rPr>
        <w:t>glabrata</w:t>
      </w:r>
      <w:proofErr w:type="spellEnd"/>
      <w:r>
        <w:t xml:space="preserve">, arthropod abundance, arthropod species richness, percent annual cover and annual species richness), and to estimate the biological importance of statistically significant differences the effect size estimate </w:t>
      </w:r>
      <w:r w:rsidR="0043647E">
        <w:t>Relative Interaction Index (</w:t>
      </w:r>
      <w:r>
        <w:t>RII</w:t>
      </w:r>
      <w:r w:rsidR="0043647E">
        <w:t>)</w:t>
      </w:r>
      <w:r>
        <w:t xml:space="preserve"> </w:t>
      </w:r>
      <w:r w:rsidR="00992A74">
        <w:t xml:space="preserve">was calculated </w:t>
      </w:r>
      <w:r>
        <w:rPr>
          <w:noProof/>
        </w:rPr>
        <w:t>(Armas et al., 2004)</w:t>
      </w:r>
      <w:r>
        <w:t xml:space="preserve">. The equation: </w:t>
      </w:r>
      <m:oMath>
        <m:r>
          <w:rPr>
            <w:rFonts w:ascii="Cambria Math" w:hAnsi="Cambria Math"/>
          </w:rPr>
          <m:t xml:space="preserve">RII= </m:t>
        </m:r>
        <m:f>
          <m:fPr>
            <m:ctrlPr>
              <w:rPr>
                <w:rFonts w:ascii="Cambria Math" w:hAnsi="Cambria Math"/>
                <w:i/>
              </w:rPr>
            </m:ctrlPr>
          </m:fPr>
          <m:num>
            <m:r>
              <w:rPr>
                <w:rFonts w:ascii="Cambria Math" w:hAnsi="Cambria Math"/>
              </w:rPr>
              <m:t>treatment-control</m:t>
            </m:r>
          </m:num>
          <m:den>
            <m:r>
              <w:rPr>
                <w:rFonts w:ascii="Cambria Math" w:hAnsi="Cambria Math"/>
              </w:rPr>
              <m:t>treatment+control</m:t>
            </m:r>
          </m:den>
        </m:f>
      </m:oMath>
      <w:r>
        <w:rPr>
          <w:rFonts w:eastAsiaTheme="minorEastAsia"/>
        </w:rPr>
        <w:t xml:space="preserve"> was used</w:t>
      </w:r>
      <w:del w:id="312" w:author="zenrunner" w:date="2019-02-13T14:25:00Z">
        <w:r w:rsidR="00992A74" w:rsidDel="00512732">
          <w:rPr>
            <w:rFonts w:eastAsiaTheme="minorEastAsia"/>
          </w:rPr>
          <w:delText xml:space="preserve"> and modified from (</w:delText>
        </w:r>
        <w:r w:rsidR="00005EF2" w:rsidDel="00512732">
          <w:rPr>
            <w:rFonts w:eastAsiaTheme="minorEastAsia"/>
          </w:rPr>
          <w:delText>Filazzola</w:delText>
        </w:r>
        <w:r w:rsidR="00992A74" w:rsidDel="00512732">
          <w:rPr>
            <w:rFonts w:eastAsiaTheme="minorEastAsia"/>
          </w:rPr>
          <w:delText>)</w:delText>
        </w:r>
      </w:del>
      <w:r>
        <w:rPr>
          <w:rFonts w:eastAsiaTheme="minorEastAsia"/>
        </w:rPr>
        <w:t>. Treatments were shrub microsite or blooming, while the controls were open microsite or pre-blooming. Only paired microsites in the data were used to calculate effect sizes.</w:t>
      </w:r>
      <w:r>
        <w:t xml:space="preserve"> This measure ranges</w:t>
      </w:r>
      <w:r w:rsidRPr="00A6649E">
        <w:t xml:space="preserve"> from −1 to +1,</w:t>
      </w:r>
      <w:r>
        <w:t xml:space="preserve"> is </w:t>
      </w:r>
      <w:r w:rsidRPr="00A6649E">
        <w:t xml:space="preserve">symmetric around </w:t>
      </w:r>
      <w:r w:rsidR="00992A74">
        <w:t>0, and negative values indicate</w:t>
      </w:r>
      <w:r w:rsidRPr="00A6649E">
        <w:t xml:space="preserve"> relative competition whilst positives indicate facilitation</w:t>
      </w:r>
      <w:r>
        <w:t xml:space="preserve"> (</w:t>
      </w:r>
      <w:proofErr w:type="spellStart"/>
      <w:r>
        <w:t>Armas</w:t>
      </w:r>
      <w:proofErr w:type="spellEnd"/>
      <w:r>
        <w:t xml:space="preserve"> et al., 2004). To determine if the effect was significantly different from 0, 95% confidence intervals around mean values were bootstrapped (boot), stratified by the focal shrub ID to account for the repeated measures study design.</w:t>
      </w:r>
    </w:p>
    <w:p w14:paraId="4C958B05" w14:textId="77777777" w:rsidR="00B51372" w:rsidRPr="00C50B1B" w:rsidRDefault="00B51372" w:rsidP="007D281C">
      <w:pPr>
        <w:pStyle w:val="Heading2"/>
        <w:spacing w:line="360" w:lineRule="auto"/>
      </w:pPr>
      <w:bookmarkStart w:id="313" w:name="_Toc532565888"/>
      <w:r w:rsidRPr="00C50B1B">
        <w:lastRenderedPageBreak/>
        <w:t>Results</w:t>
      </w:r>
      <w:bookmarkEnd w:id="313"/>
    </w:p>
    <w:p w14:paraId="20030C98" w14:textId="77777777" w:rsidR="00B51372" w:rsidRPr="00992A74" w:rsidRDefault="00B51372" w:rsidP="00CC614D">
      <w:pPr>
        <w:pStyle w:val="Heading3"/>
        <w:spacing w:line="360" w:lineRule="auto"/>
        <w:rPr>
          <w:u w:val="single"/>
        </w:rPr>
      </w:pPr>
      <w:bookmarkStart w:id="314" w:name="_Toc532565889"/>
      <w:r>
        <w:rPr>
          <w:u w:val="single"/>
        </w:rPr>
        <w:t xml:space="preserve">Shrub effects on visitation rates and pollen deposition to </w:t>
      </w:r>
      <w:proofErr w:type="spellStart"/>
      <w:r>
        <w:rPr>
          <w:u w:val="single"/>
        </w:rPr>
        <w:t>phytometer</w:t>
      </w:r>
      <w:proofErr w:type="spellEnd"/>
      <w:r>
        <w:rPr>
          <w:u w:val="single"/>
        </w:rPr>
        <w:t xml:space="preserve"> species</w:t>
      </w:r>
      <w:bookmarkEnd w:id="314"/>
    </w:p>
    <w:p w14:paraId="3006EB87" w14:textId="2E165FEE" w:rsidR="00B51372" w:rsidRDefault="00B51372" w:rsidP="00CC614D">
      <w:pPr>
        <w:spacing w:line="360" w:lineRule="auto"/>
      </w:pPr>
      <w:r>
        <w:t>A total of 697 flying insect</w:t>
      </w:r>
      <w:r w:rsidRPr="00DE356D">
        <w:t xml:space="preserve">s </w:t>
      </w:r>
      <w:r>
        <w:t>visited</w:t>
      </w:r>
      <w:r w:rsidRPr="00DE356D">
        <w:t xml:space="preserve"> 925 </w:t>
      </w:r>
      <w:r>
        <w:t xml:space="preserve">flowers (hereafter “pollinators”) </w:t>
      </w:r>
      <w:r w:rsidRPr="00DE356D">
        <w:t xml:space="preserve">to </w:t>
      </w:r>
      <w:r w:rsidRPr="00BB5BDF">
        <w:rPr>
          <w:i/>
        </w:rPr>
        <w:t xml:space="preserve">M. </w:t>
      </w:r>
      <w:proofErr w:type="spellStart"/>
      <w:r w:rsidRPr="00BB5BDF">
        <w:rPr>
          <w:i/>
        </w:rPr>
        <w:t>glabrata</w:t>
      </w:r>
      <w:proofErr w:type="spellEnd"/>
      <w:r w:rsidRPr="00DE356D">
        <w:t xml:space="preserve"> in 303 hours of video recording. </w:t>
      </w:r>
      <w:r>
        <w:t xml:space="preserve">No pollinators were observed in 61 of the 235 video observation periods. Foraging </w:t>
      </w:r>
      <w:r w:rsidRPr="0035289A">
        <w:t>instance</w:t>
      </w:r>
      <w:r>
        <w:t xml:space="preserve"> frequency and total floral visitation by pollinators to</w:t>
      </w:r>
      <w:r w:rsidRPr="00DE356D">
        <w:t xml:space="preserve"> </w:t>
      </w:r>
      <w:r w:rsidRPr="00E82973">
        <w:rPr>
          <w:i/>
        </w:rPr>
        <w:t xml:space="preserve">M. </w:t>
      </w:r>
      <w:proofErr w:type="spellStart"/>
      <w:r w:rsidRPr="00E82973">
        <w:rPr>
          <w:i/>
        </w:rPr>
        <w:t>glabrata</w:t>
      </w:r>
      <w:proofErr w:type="spellEnd"/>
      <w:r w:rsidRPr="00DE356D">
        <w:t xml:space="preserve"> were significantly lower </w:t>
      </w:r>
      <w:r>
        <w:t>at the shrub microsite relative to</w:t>
      </w:r>
      <w:r w:rsidRPr="00DE356D">
        <w:t xml:space="preserve"> open</w:t>
      </w:r>
      <w:r>
        <w:t xml:space="preserve"> areas and were reduced at both microsites when </w:t>
      </w:r>
      <w:r w:rsidRPr="00992C0C">
        <w:rPr>
          <w:i/>
        </w:rPr>
        <w:t xml:space="preserve">L. </w:t>
      </w:r>
      <w:proofErr w:type="spellStart"/>
      <w:r w:rsidRPr="00992C0C">
        <w:rPr>
          <w:i/>
        </w:rPr>
        <w:t>tridentata</w:t>
      </w:r>
      <w:proofErr w:type="spellEnd"/>
      <w:r w:rsidR="007226BF">
        <w:t xml:space="preserve"> entered full bloom (Table 1</w:t>
      </w:r>
      <w:r w:rsidR="00806257">
        <w:t>, A3</w:t>
      </w:r>
      <w:r>
        <w:t xml:space="preserve">). There was a </w:t>
      </w:r>
      <w:ins w:id="315" w:author="zenrunner" w:date="2019-02-13T14:25:00Z">
        <w:r w:rsidR="00D04A7B">
          <w:t xml:space="preserve">net? </w:t>
        </w:r>
      </w:ins>
      <w:proofErr w:type="gramStart"/>
      <w:r>
        <w:t>positive</w:t>
      </w:r>
      <w:proofErr w:type="gramEnd"/>
      <w:r>
        <w:t xml:space="preserve"> effect of </w:t>
      </w:r>
      <w:r w:rsidRPr="009D5841">
        <w:rPr>
          <w:i/>
        </w:rPr>
        <w:t xml:space="preserve">M. </w:t>
      </w:r>
      <w:proofErr w:type="spellStart"/>
      <w:r w:rsidRPr="009D5841">
        <w:rPr>
          <w:i/>
        </w:rPr>
        <w:t>glabrata</w:t>
      </w:r>
      <w:proofErr w:type="spellEnd"/>
      <w:r w:rsidRPr="009D5841">
        <w:rPr>
          <w:i/>
        </w:rPr>
        <w:t xml:space="preserve"> </w:t>
      </w:r>
      <w:r>
        <w:t>conspecific density on both the frequency of foraging instance</w:t>
      </w:r>
      <w:r w:rsidR="007226BF">
        <w:t xml:space="preserve">s and floral visitation (Table </w:t>
      </w:r>
      <w:r>
        <w:t xml:space="preserve">1). The frequency of flower visits by </w:t>
      </w:r>
      <w:proofErr w:type="spellStart"/>
      <w:r>
        <w:t>syrphids</w:t>
      </w:r>
      <w:proofErr w:type="spellEnd"/>
      <w:r>
        <w:t xml:space="preserve"> and solitary bees declined signif</w:t>
      </w:r>
      <w:r w:rsidR="007226BF">
        <w:t xml:space="preserve">icantly with </w:t>
      </w:r>
      <w:ins w:id="316" w:author="zenrunner" w:date="2019-02-13T14:26:00Z">
        <w:r w:rsidR="00F04BDF">
          <w:t xml:space="preserve">shrub? </w:t>
        </w:r>
      </w:ins>
      <w:proofErr w:type="gramStart"/>
      <w:r w:rsidR="007226BF">
        <w:t>blooming</w:t>
      </w:r>
      <w:proofErr w:type="gramEnd"/>
      <w:r w:rsidR="007226BF">
        <w:t xml:space="preserve"> (Table 2</w:t>
      </w:r>
      <w:r>
        <w:t>). There was no significant difference between RTU vis</w:t>
      </w:r>
      <w:r w:rsidR="007226BF">
        <w:t>iting the microsites n</w:t>
      </w:r>
      <w:r>
        <w:t>or were there significant interactions between RTU, microsite, and blooming on the total flowers visited or frequency o</w:t>
      </w:r>
      <w:r w:rsidR="007226BF">
        <w:t>f foraging instances (Table A4</w:t>
      </w:r>
      <w:r>
        <w:t>).</w:t>
      </w:r>
    </w:p>
    <w:p w14:paraId="14865863" w14:textId="6851511A" w:rsidR="00B51372" w:rsidRDefault="00B51372" w:rsidP="00CC614D">
      <w:pPr>
        <w:spacing w:line="360" w:lineRule="auto"/>
      </w:pPr>
      <w:r w:rsidRPr="009377C8">
        <w:t xml:space="preserve">There was no significant influence </w:t>
      </w:r>
      <w:r>
        <w:t xml:space="preserve">of </w:t>
      </w:r>
      <w:proofErr w:type="spellStart"/>
      <w:r>
        <w:t>heterospecific</w:t>
      </w:r>
      <w:proofErr w:type="spellEnd"/>
      <w:r>
        <w:t xml:space="preserve"> shrub blooming density on foraging instance frequency</w:t>
      </w:r>
      <w:r w:rsidR="007226BF">
        <w:t xml:space="preserve"> </w:t>
      </w:r>
      <w:r w:rsidR="007226BF" w:rsidRPr="007202A5">
        <w:rPr>
          <w:highlight w:val="yellow"/>
          <w:rPrChange w:id="317" w:author="zenrunner" w:date="2019-02-13T14:26:00Z">
            <w:rPr/>
          </w:rPrChange>
        </w:rPr>
        <w:t>(stats</w:t>
      </w:r>
      <w:proofErr w:type="gramStart"/>
      <w:r w:rsidR="007226BF" w:rsidRPr="007202A5">
        <w:rPr>
          <w:highlight w:val="yellow"/>
          <w:rPrChange w:id="318" w:author="zenrunner" w:date="2019-02-13T14:26:00Z">
            <w:rPr/>
          </w:rPrChange>
        </w:rPr>
        <w:t>: )</w:t>
      </w:r>
      <w:proofErr w:type="gramEnd"/>
      <w:r>
        <w:t xml:space="preserve"> or </w:t>
      </w:r>
      <w:r w:rsidR="007226BF">
        <w:t xml:space="preserve">total flowers visited </w:t>
      </w:r>
      <w:r w:rsidR="007226BF" w:rsidRPr="007202A5">
        <w:rPr>
          <w:highlight w:val="yellow"/>
          <w:rPrChange w:id="319" w:author="zenrunner" w:date="2019-02-13T14:26:00Z">
            <w:rPr/>
          </w:rPrChange>
        </w:rPr>
        <w:t xml:space="preserve">(stats: </w:t>
      </w:r>
      <w:r w:rsidRPr="007202A5">
        <w:rPr>
          <w:highlight w:val="yellow"/>
          <w:rPrChange w:id="320" w:author="zenrunner" w:date="2019-02-13T14:26:00Z">
            <w:rPr/>
          </w:rPrChange>
        </w:rPr>
        <w:t>).</w:t>
      </w:r>
      <w:r>
        <w:t xml:space="preserve"> There was a significant, positive effect of </w:t>
      </w:r>
      <w:proofErr w:type="spellStart"/>
      <w:r>
        <w:t>heterospecific</w:t>
      </w:r>
      <w:proofErr w:type="spellEnd"/>
      <w:r>
        <w:t xml:space="preserve"> annual floral density on foraging instances </w:t>
      </w:r>
      <w:r w:rsidR="007226BF" w:rsidRPr="007202A5">
        <w:rPr>
          <w:highlight w:val="yellow"/>
          <w:rPrChange w:id="321" w:author="zenrunner" w:date="2019-02-13T14:26:00Z">
            <w:rPr/>
          </w:rPrChange>
        </w:rPr>
        <w:t>(stats</w:t>
      </w:r>
      <w:proofErr w:type="gramStart"/>
      <w:r w:rsidR="007226BF" w:rsidRPr="007202A5">
        <w:rPr>
          <w:highlight w:val="yellow"/>
          <w:rPrChange w:id="322" w:author="zenrunner" w:date="2019-02-13T14:26:00Z">
            <w:rPr/>
          </w:rPrChange>
        </w:rPr>
        <w:t>: )</w:t>
      </w:r>
      <w:proofErr w:type="gramEnd"/>
      <w:r w:rsidR="007D281C" w:rsidRPr="007202A5">
        <w:rPr>
          <w:highlight w:val="yellow"/>
          <w:rPrChange w:id="323" w:author="zenrunner" w:date="2019-02-13T14:26:00Z">
            <w:rPr/>
          </w:rPrChange>
        </w:rPr>
        <w:t xml:space="preserve"> </w:t>
      </w:r>
      <w:r w:rsidR="007226BF" w:rsidRPr="007202A5">
        <w:rPr>
          <w:highlight w:val="yellow"/>
          <w:rPrChange w:id="324" w:author="zenrunner" w:date="2019-02-13T14:26:00Z">
            <w:rPr/>
          </w:rPrChange>
        </w:rPr>
        <w:t xml:space="preserve">but not flowers visited (stats: </w:t>
      </w:r>
      <w:r w:rsidR="00806257" w:rsidRPr="007202A5">
        <w:rPr>
          <w:highlight w:val="yellow"/>
          <w:rPrChange w:id="325" w:author="zenrunner" w:date="2019-02-13T14:26:00Z">
            <w:rPr/>
          </w:rPrChange>
        </w:rPr>
        <w:t>Table A5 full models</w:t>
      </w:r>
      <w:r w:rsidRPr="007202A5">
        <w:rPr>
          <w:highlight w:val="yellow"/>
          <w:rPrChange w:id="326" w:author="zenrunner" w:date="2019-02-13T14:26:00Z">
            <w:rPr/>
          </w:rPrChange>
        </w:rPr>
        <w:t>)</w:t>
      </w:r>
      <w:r w:rsidR="00416C1F" w:rsidRPr="007202A5">
        <w:rPr>
          <w:highlight w:val="yellow"/>
          <w:rPrChange w:id="327" w:author="zenrunner" w:date="2019-02-13T14:26:00Z">
            <w:rPr/>
          </w:rPrChange>
        </w:rPr>
        <w:t xml:space="preserve">. </w:t>
      </w:r>
      <w:r w:rsidRPr="007202A5">
        <w:rPr>
          <w:highlight w:val="yellow"/>
          <w:rPrChange w:id="328" w:author="zenrunner" w:date="2019-02-13T14:26:00Z">
            <w:rPr/>
          </w:rPrChange>
        </w:rPr>
        <w:t>Floral visitation rates (flowers/</w:t>
      </w:r>
      <w:proofErr w:type="spellStart"/>
      <w:r w:rsidRPr="007202A5">
        <w:rPr>
          <w:highlight w:val="yellow"/>
          <w:rPrChange w:id="329" w:author="zenrunner" w:date="2019-02-13T14:26:00Z">
            <w:rPr/>
          </w:rPrChange>
        </w:rPr>
        <w:t>hr</w:t>
      </w:r>
      <w:proofErr w:type="spellEnd"/>
      <w:r w:rsidRPr="007202A5">
        <w:rPr>
          <w:highlight w:val="yellow"/>
          <w:rPrChange w:id="330" w:author="zenrunner" w:date="2019-02-13T14:26:00Z">
            <w:rPr/>
          </w:rPrChange>
        </w:rPr>
        <w:t xml:space="preserve">) were significantly correlated between paired shrub/open microsites (Pearson’s = 0.262, t = 2.8708, </w:t>
      </w:r>
      <w:proofErr w:type="spellStart"/>
      <w:r w:rsidRPr="007202A5">
        <w:rPr>
          <w:highlight w:val="yellow"/>
          <w:rPrChange w:id="331" w:author="zenrunner" w:date="2019-02-13T14:26:00Z">
            <w:rPr/>
          </w:rPrChange>
        </w:rPr>
        <w:t>df</w:t>
      </w:r>
      <w:proofErr w:type="spellEnd"/>
      <w:r w:rsidRPr="007202A5">
        <w:rPr>
          <w:highlight w:val="yellow"/>
          <w:rPrChange w:id="332" w:author="zenrunner" w:date="2019-02-13T14:26:00Z">
            <w:rPr/>
          </w:rPrChange>
        </w:rPr>
        <w:t xml:space="preserve"> = 112, p-value = 0.004898).</w:t>
      </w:r>
      <w:ins w:id="333" w:author="zenrunner" w:date="2019-02-13T14:26:00Z">
        <w:r w:rsidR="007202A5">
          <w:t xml:space="preserve"> OK what about a big results table listing all the factors tested</w:t>
        </w:r>
      </w:ins>
    </w:p>
    <w:p w14:paraId="00F9863D" w14:textId="1E038092" w:rsidR="00B51372" w:rsidRDefault="00B51372" w:rsidP="00CC614D">
      <w:pPr>
        <w:spacing w:line="360" w:lineRule="auto"/>
      </w:pPr>
      <w:r>
        <w:t>There was</w:t>
      </w:r>
      <w:r w:rsidRPr="00805752">
        <w:t xml:space="preserve"> a negative effect of </w:t>
      </w:r>
      <w:r w:rsidRPr="004862EA">
        <w:rPr>
          <w:i/>
        </w:rPr>
        <w:t xml:space="preserve">L. </w:t>
      </w:r>
      <w:proofErr w:type="spellStart"/>
      <w:r w:rsidRPr="004862EA">
        <w:rPr>
          <w:i/>
        </w:rPr>
        <w:t>tridentata</w:t>
      </w:r>
      <w:proofErr w:type="spellEnd"/>
      <w:r w:rsidRPr="00805752">
        <w:t xml:space="preserve"> blooming on </w:t>
      </w:r>
      <w:r w:rsidRPr="004862EA">
        <w:rPr>
          <w:i/>
        </w:rPr>
        <w:t xml:space="preserve">M. </w:t>
      </w:r>
      <w:proofErr w:type="spellStart"/>
      <w:r w:rsidRPr="004862EA">
        <w:rPr>
          <w:i/>
        </w:rPr>
        <w:t>glabrata</w:t>
      </w:r>
      <w:proofErr w:type="spellEnd"/>
      <w:r w:rsidRPr="00805752">
        <w:t xml:space="preserve"> </w:t>
      </w:r>
      <w:r>
        <w:t>foraging</w:t>
      </w:r>
      <w:r w:rsidRPr="00805752">
        <w:t xml:space="preserve"> duration but no microsite effect (</w:t>
      </w:r>
      <w:r w:rsidR="004802F2">
        <w:t>b</w:t>
      </w:r>
      <w:r w:rsidR="00231CFF">
        <w:t>looming,</w:t>
      </w:r>
      <w:r w:rsidR="004802F2">
        <w:t xml:space="preserve"> </w:t>
      </w:r>
      <w:r w:rsidR="00B07F7E" w:rsidRPr="00B07F7E">
        <w:rPr>
          <w:sz w:val="22"/>
          <w:szCs w:val="22"/>
        </w:rPr>
        <w:t>χ</w:t>
      </w:r>
      <w:r w:rsidR="00B07F7E" w:rsidRPr="00B07F7E">
        <w:rPr>
          <w:sz w:val="22"/>
          <w:szCs w:val="22"/>
          <w:vertAlign w:val="superscript"/>
        </w:rPr>
        <w:t xml:space="preserve">2 </w:t>
      </w:r>
      <w:r w:rsidR="00B07F7E" w:rsidRPr="00B07F7E">
        <w:rPr>
          <w:sz w:val="22"/>
          <w:szCs w:val="22"/>
        </w:rPr>
        <w:t>value</w:t>
      </w:r>
      <w:r w:rsidR="00B07F7E">
        <w:rPr>
          <w:sz w:val="22"/>
          <w:szCs w:val="22"/>
        </w:rPr>
        <w:t xml:space="preserve">: </w:t>
      </w:r>
      <w:r w:rsidR="00B07F7E" w:rsidRPr="00B07F7E">
        <w:rPr>
          <w:rStyle w:val="gnkrckgcgsb"/>
          <w:color w:val="000000"/>
          <w:bdr w:val="none" w:sz="0" w:space="0" w:color="auto" w:frame="1"/>
        </w:rPr>
        <w:t>23.1788</w:t>
      </w:r>
      <w:r w:rsidR="00B07F7E">
        <w:rPr>
          <w:rStyle w:val="gnkrckgcgsb"/>
          <w:color w:val="000000"/>
          <w:bdr w:val="none" w:sz="0" w:space="0" w:color="auto" w:frame="1"/>
        </w:rPr>
        <w:t>,</w:t>
      </w:r>
      <w:r w:rsidR="00B07F7E" w:rsidRPr="00B07F7E">
        <w:rPr>
          <w:rStyle w:val="gnkrckgcgsb"/>
          <w:color w:val="000000"/>
          <w:bdr w:val="none" w:sz="0" w:space="0" w:color="auto" w:frame="1"/>
        </w:rPr>
        <w:t xml:space="preserve"> </w:t>
      </w:r>
      <w:r w:rsidR="00B07F7E" w:rsidRPr="00B07F7E">
        <w:rPr>
          <w:sz w:val="22"/>
          <w:szCs w:val="22"/>
        </w:rPr>
        <w:t xml:space="preserve">p </w:t>
      </w:r>
      <w:r w:rsidR="00B07F7E" w:rsidRPr="00B07F7E">
        <w:rPr>
          <w:rStyle w:val="gnkrckgcgsb"/>
          <w:bdr w:val="none" w:sz="0" w:space="0" w:color="auto" w:frame="1"/>
        </w:rPr>
        <w:t>&lt;0.0001</w:t>
      </w:r>
      <w:r w:rsidR="00416C1F">
        <w:t>;</w:t>
      </w:r>
      <w:r w:rsidR="00231CFF">
        <w:t xml:space="preserve"> microsite, </w:t>
      </w:r>
      <w:r w:rsidR="00B07F7E" w:rsidRPr="00B07F7E">
        <w:rPr>
          <w:sz w:val="22"/>
          <w:szCs w:val="22"/>
        </w:rPr>
        <w:t>χ</w:t>
      </w:r>
      <w:r w:rsidR="00B07F7E">
        <w:rPr>
          <w:sz w:val="22"/>
          <w:szCs w:val="22"/>
          <w:vertAlign w:val="superscript"/>
        </w:rPr>
        <w:t>2</w:t>
      </w:r>
      <w:r w:rsidR="00B07F7E">
        <w:rPr>
          <w:sz w:val="22"/>
          <w:szCs w:val="22"/>
        </w:rPr>
        <w:t xml:space="preserve">: </w:t>
      </w:r>
      <w:r w:rsidR="00B07F7E" w:rsidRPr="002A4DF7">
        <w:rPr>
          <w:rStyle w:val="gnkrckgcgsb"/>
          <w:color w:val="000000"/>
          <w:bdr w:val="none" w:sz="0" w:space="0" w:color="auto" w:frame="1"/>
        </w:rPr>
        <w:t>0.0464</w:t>
      </w:r>
      <w:r w:rsidR="00B07F7E" w:rsidRPr="00B07F7E">
        <w:rPr>
          <w:sz w:val="22"/>
          <w:szCs w:val="22"/>
        </w:rPr>
        <w:t>, p =</w:t>
      </w:r>
      <w:r w:rsidR="00B07F7E">
        <w:rPr>
          <w:b/>
          <w:sz w:val="22"/>
          <w:szCs w:val="22"/>
        </w:rPr>
        <w:t xml:space="preserve"> </w:t>
      </w:r>
      <w:r w:rsidR="00B07F7E" w:rsidRPr="002A4DF7">
        <w:rPr>
          <w:rStyle w:val="gnkrckgcgsb"/>
          <w:color w:val="000000"/>
          <w:bdr w:val="none" w:sz="0" w:space="0" w:color="auto" w:frame="1"/>
        </w:rPr>
        <w:t>0.8295</w:t>
      </w:r>
      <w:r w:rsidR="00B07F7E">
        <w:rPr>
          <w:rStyle w:val="gnkrckgcgsb"/>
          <w:color w:val="000000"/>
          <w:bdr w:val="none" w:sz="0" w:space="0" w:color="auto" w:frame="1"/>
        </w:rPr>
        <w:t>).</w:t>
      </w:r>
      <w:r w:rsidR="007D281C">
        <w:t xml:space="preserve"> </w:t>
      </w:r>
      <w:r>
        <w:t>The proportion of flowers visited per visit decreased significantly with blooming at the sh</w:t>
      </w:r>
      <w:r w:rsidR="00161972">
        <w:t>r</w:t>
      </w:r>
      <w:r w:rsidR="00231CFF">
        <w:t xml:space="preserve">ub microsite only </w:t>
      </w:r>
      <w:r w:rsidR="00231CFF" w:rsidRPr="00B07F7E">
        <w:t>(</w:t>
      </w:r>
      <w:r w:rsidR="00AF4C99">
        <w:t>microsite * b</w:t>
      </w:r>
      <w:r w:rsidR="00231CFF">
        <w:t>looming</w:t>
      </w:r>
      <w:r w:rsidR="00231CFF" w:rsidRPr="00B07F7E">
        <w:t xml:space="preserve">: </w:t>
      </w:r>
      <w:r w:rsidR="00231CFF" w:rsidRPr="00B07F7E">
        <w:rPr>
          <w:sz w:val="22"/>
          <w:szCs w:val="22"/>
        </w:rPr>
        <w:t>χ</w:t>
      </w:r>
      <w:r w:rsidR="00231CFF" w:rsidRPr="00B07F7E">
        <w:rPr>
          <w:sz w:val="22"/>
          <w:szCs w:val="22"/>
          <w:vertAlign w:val="superscript"/>
        </w:rPr>
        <w:t>2</w:t>
      </w:r>
      <w:r w:rsidR="00231CFF">
        <w:rPr>
          <w:sz w:val="22"/>
          <w:szCs w:val="22"/>
        </w:rPr>
        <w:t xml:space="preserve"> = </w:t>
      </w:r>
      <w:r w:rsidR="00231CFF" w:rsidRPr="002A4DF7">
        <w:rPr>
          <w:rStyle w:val="gnkrckgcgsb"/>
          <w:color w:val="000000"/>
          <w:bdr w:val="none" w:sz="0" w:space="0" w:color="auto" w:frame="1"/>
        </w:rPr>
        <w:t>7.0691</w:t>
      </w:r>
      <w:r w:rsidR="00231CFF">
        <w:rPr>
          <w:rStyle w:val="gnkrckgcgsb"/>
          <w:color w:val="000000"/>
          <w:bdr w:val="none" w:sz="0" w:space="0" w:color="auto" w:frame="1"/>
        </w:rPr>
        <w:t>,</w:t>
      </w:r>
      <w:r w:rsidR="00231CFF" w:rsidRPr="00B07F7E">
        <w:rPr>
          <w:rStyle w:val="gnkrckgcgsb"/>
          <w:color w:val="000000"/>
          <w:bdr w:val="none" w:sz="0" w:space="0" w:color="auto" w:frame="1"/>
        </w:rPr>
        <w:t xml:space="preserve"> </w:t>
      </w:r>
      <w:r w:rsidR="00231CFF" w:rsidRPr="00B07F7E">
        <w:rPr>
          <w:sz w:val="22"/>
          <w:szCs w:val="22"/>
        </w:rPr>
        <w:t xml:space="preserve">p </w:t>
      </w:r>
      <w:r w:rsidR="00231CFF">
        <w:rPr>
          <w:rStyle w:val="gnkrckgcgsb"/>
          <w:bdr w:val="none" w:sz="0" w:space="0" w:color="auto" w:frame="1"/>
        </w:rPr>
        <w:t>=</w:t>
      </w:r>
      <w:r w:rsidR="00231CFF" w:rsidRPr="00231CFF">
        <w:rPr>
          <w:rStyle w:val="gnkrckgcgsb"/>
          <w:color w:val="000000"/>
          <w:bdr w:val="none" w:sz="0" w:space="0" w:color="auto" w:frame="1"/>
        </w:rPr>
        <w:t>0.00784</w:t>
      </w:r>
      <w:r w:rsidR="00AF4C99">
        <w:rPr>
          <w:rStyle w:val="gnkrckgcgsb"/>
          <w:color w:val="000000"/>
          <w:bdr w:val="none" w:sz="0" w:space="0" w:color="auto" w:frame="1"/>
        </w:rPr>
        <w:t>,</w:t>
      </w:r>
      <w:r w:rsidR="00806257">
        <w:rPr>
          <w:rStyle w:val="gnkrckgcgsb"/>
          <w:bdr w:val="none" w:sz="0" w:space="0" w:color="auto" w:frame="1"/>
        </w:rPr>
        <w:t xml:space="preserve"> </w:t>
      </w:r>
      <w:r w:rsidR="00AF4C99">
        <w:t>m</w:t>
      </w:r>
      <w:r w:rsidR="00231CFF">
        <w:t>icrosite</w:t>
      </w:r>
      <w:r w:rsidR="00806257">
        <w:t xml:space="preserve">: </w:t>
      </w:r>
      <w:r w:rsidR="00231CFF" w:rsidRPr="00B07F7E">
        <w:rPr>
          <w:sz w:val="22"/>
          <w:szCs w:val="22"/>
        </w:rPr>
        <w:t>χ</w:t>
      </w:r>
      <w:r w:rsidR="00231CFF" w:rsidRPr="00B07F7E">
        <w:rPr>
          <w:sz w:val="22"/>
          <w:szCs w:val="22"/>
          <w:vertAlign w:val="superscript"/>
        </w:rPr>
        <w:t>2</w:t>
      </w:r>
      <w:r w:rsidR="00231CFF">
        <w:rPr>
          <w:sz w:val="22"/>
          <w:szCs w:val="22"/>
        </w:rPr>
        <w:t xml:space="preserve"> = </w:t>
      </w:r>
      <w:r w:rsidR="00231CFF" w:rsidRPr="002A4DF7">
        <w:rPr>
          <w:rStyle w:val="gnkrckgcgsb"/>
          <w:color w:val="000000"/>
          <w:bdr w:val="none" w:sz="0" w:space="0" w:color="auto" w:frame="1"/>
        </w:rPr>
        <w:t>1.0051</w:t>
      </w:r>
      <w:r w:rsidR="00231CFF">
        <w:rPr>
          <w:rStyle w:val="gnkrckgcgsb"/>
          <w:color w:val="000000"/>
          <w:bdr w:val="none" w:sz="0" w:space="0" w:color="auto" w:frame="1"/>
        </w:rPr>
        <w:t>,</w:t>
      </w:r>
      <w:r w:rsidR="00231CFF" w:rsidRPr="00B07F7E">
        <w:rPr>
          <w:rStyle w:val="gnkrckgcgsb"/>
          <w:color w:val="000000"/>
          <w:bdr w:val="none" w:sz="0" w:space="0" w:color="auto" w:frame="1"/>
        </w:rPr>
        <w:t xml:space="preserve"> </w:t>
      </w:r>
      <w:r w:rsidR="00231CFF" w:rsidRPr="00B07F7E">
        <w:rPr>
          <w:sz w:val="22"/>
          <w:szCs w:val="22"/>
        </w:rPr>
        <w:t xml:space="preserve">p </w:t>
      </w:r>
      <w:r w:rsidR="00231CFF">
        <w:rPr>
          <w:rStyle w:val="gnkrckgcgsb"/>
          <w:bdr w:val="none" w:sz="0" w:space="0" w:color="auto" w:frame="1"/>
        </w:rPr>
        <w:t>=</w:t>
      </w:r>
      <w:r w:rsidR="00231CFF" w:rsidRPr="002A4DF7">
        <w:rPr>
          <w:rStyle w:val="gnkrckgcgsb"/>
          <w:color w:val="000000"/>
          <w:bdr w:val="none" w:sz="0" w:space="0" w:color="auto" w:frame="1"/>
        </w:rPr>
        <w:t>0.46515</w:t>
      </w:r>
      <w:r w:rsidR="00806257">
        <w:rPr>
          <w:rStyle w:val="gnkrckgcgsb"/>
          <w:color w:val="000000"/>
          <w:bdr w:val="none" w:sz="0" w:space="0" w:color="auto" w:frame="1"/>
        </w:rPr>
        <w:t>;</w:t>
      </w:r>
      <w:r w:rsidR="00231CFF">
        <w:rPr>
          <w:rStyle w:val="gnkrckgcgsb"/>
          <w:color w:val="000000"/>
          <w:bdr w:val="none" w:sz="0" w:space="0" w:color="auto" w:frame="1"/>
        </w:rPr>
        <w:t xml:space="preserve"> </w:t>
      </w:r>
      <w:r w:rsidR="00AF4C99">
        <w:t>b</w:t>
      </w:r>
      <w:r w:rsidR="00231CFF">
        <w:t>looming</w:t>
      </w:r>
      <w:r w:rsidR="00231CFF" w:rsidRPr="00B07F7E">
        <w:t xml:space="preserve">: </w:t>
      </w:r>
      <w:r w:rsidR="00231CFF" w:rsidRPr="00B07F7E">
        <w:rPr>
          <w:sz w:val="22"/>
          <w:szCs w:val="22"/>
        </w:rPr>
        <w:t>χ</w:t>
      </w:r>
      <w:r w:rsidR="00231CFF" w:rsidRPr="00B07F7E">
        <w:rPr>
          <w:sz w:val="22"/>
          <w:szCs w:val="22"/>
          <w:vertAlign w:val="superscript"/>
        </w:rPr>
        <w:t>2</w:t>
      </w:r>
      <w:r w:rsidR="00231CFF">
        <w:rPr>
          <w:sz w:val="22"/>
          <w:szCs w:val="22"/>
        </w:rPr>
        <w:t xml:space="preserve"> = </w:t>
      </w:r>
      <w:r w:rsidR="00231CFF" w:rsidRPr="002A4DF7">
        <w:rPr>
          <w:rStyle w:val="gnkrckgcgsb"/>
          <w:color w:val="000000"/>
          <w:bdr w:val="none" w:sz="0" w:space="0" w:color="auto" w:frame="1"/>
        </w:rPr>
        <w:t>0.5335</w:t>
      </w:r>
      <w:r w:rsidR="00231CFF">
        <w:rPr>
          <w:rStyle w:val="gnkrckgcgsb"/>
          <w:color w:val="000000"/>
          <w:bdr w:val="none" w:sz="0" w:space="0" w:color="auto" w:frame="1"/>
        </w:rPr>
        <w:t>,</w:t>
      </w:r>
      <w:r w:rsidR="00231CFF" w:rsidRPr="00B07F7E">
        <w:rPr>
          <w:rStyle w:val="gnkrckgcgsb"/>
          <w:color w:val="000000"/>
          <w:bdr w:val="none" w:sz="0" w:space="0" w:color="auto" w:frame="1"/>
        </w:rPr>
        <w:t xml:space="preserve"> </w:t>
      </w:r>
      <w:r w:rsidR="00231CFF" w:rsidRPr="00B07F7E">
        <w:rPr>
          <w:sz w:val="22"/>
          <w:szCs w:val="22"/>
        </w:rPr>
        <w:t xml:space="preserve">p </w:t>
      </w:r>
      <w:r w:rsidR="00231CFF">
        <w:rPr>
          <w:rStyle w:val="gnkrckgcgsb"/>
          <w:bdr w:val="none" w:sz="0" w:space="0" w:color="auto" w:frame="1"/>
        </w:rPr>
        <w:t>=</w:t>
      </w:r>
      <w:r w:rsidR="00231CFF" w:rsidRPr="002A4DF7">
        <w:rPr>
          <w:rStyle w:val="gnkrckgcgsb"/>
          <w:color w:val="000000"/>
          <w:bdr w:val="none" w:sz="0" w:space="0" w:color="auto" w:frame="1"/>
        </w:rPr>
        <w:t>0.31609</w:t>
      </w:r>
      <w:r w:rsidR="00231CFF" w:rsidRPr="00B07F7E">
        <w:rPr>
          <w:rStyle w:val="gnkrckgcgsb"/>
          <w:bdr w:val="none" w:sz="0" w:space="0" w:color="auto" w:frame="1"/>
        </w:rPr>
        <w:t>)</w:t>
      </w:r>
      <w:ins w:id="334" w:author="zenrunner" w:date="2019-02-13T14:27:00Z">
        <w:r w:rsidR="00AA03C8">
          <w:rPr>
            <w:rStyle w:val="gnkrckgcgsb"/>
            <w:bdr w:val="none" w:sz="0" w:space="0" w:color="auto" w:frame="1"/>
          </w:rPr>
          <w:t xml:space="preserve"> – hmmm should be in table and is the post hoc tests or main effects you mention/list</w:t>
        </w:r>
        <w:proofErr w:type="gramStart"/>
        <w:r w:rsidR="00AA03C8">
          <w:rPr>
            <w:rStyle w:val="gnkrckgcgsb"/>
            <w:bdr w:val="none" w:sz="0" w:space="0" w:color="auto" w:frame="1"/>
          </w:rPr>
          <w:t>?</w:t>
        </w:r>
      </w:ins>
      <w:r w:rsidR="007D281C">
        <w:rPr>
          <w:rStyle w:val="gnkrckgcgsb"/>
          <w:bdr w:val="none" w:sz="0" w:space="0" w:color="auto" w:frame="1"/>
        </w:rPr>
        <w:t>.</w:t>
      </w:r>
      <w:proofErr w:type="gramEnd"/>
    </w:p>
    <w:p w14:paraId="7F9F9571" w14:textId="1F809470" w:rsidR="00B51372" w:rsidRPr="000B5711" w:rsidRDefault="00B51372" w:rsidP="00CC614D">
      <w:pPr>
        <w:spacing w:line="360" w:lineRule="auto"/>
        <w:rPr>
          <w:i/>
        </w:rPr>
      </w:pPr>
      <w:r>
        <w:t xml:space="preserve">A total of </w:t>
      </w:r>
      <w:r w:rsidRPr="004738C4">
        <w:t>16209</w:t>
      </w:r>
      <w:r>
        <w:t xml:space="preserve"> grains of conspecific pollen and </w:t>
      </w:r>
      <w:r w:rsidRPr="004738C4">
        <w:t>1719</w:t>
      </w:r>
      <w:r>
        <w:t xml:space="preserve"> of </w:t>
      </w:r>
      <w:proofErr w:type="spellStart"/>
      <w:r>
        <w:t>heterospecific</w:t>
      </w:r>
      <w:proofErr w:type="spellEnd"/>
      <w:r>
        <w:t xml:space="preserve"> grains were recorded on </w:t>
      </w:r>
      <w:r w:rsidRPr="004302D8">
        <w:rPr>
          <w:i/>
        </w:rPr>
        <w:t xml:space="preserve">M. </w:t>
      </w:r>
      <w:proofErr w:type="spellStart"/>
      <w:r w:rsidRPr="004302D8">
        <w:rPr>
          <w:i/>
        </w:rPr>
        <w:t>glabrata</w:t>
      </w:r>
      <w:proofErr w:type="spellEnd"/>
      <w:r>
        <w:t xml:space="preserve"> stigma. </w:t>
      </w:r>
      <w:r w:rsidRPr="00AA68D6">
        <w:t xml:space="preserve">At the nearby site, there was no </w:t>
      </w:r>
      <w:r>
        <w:t xml:space="preserve">significant influence of </w:t>
      </w:r>
      <w:r w:rsidRPr="00AA68D6">
        <w:t xml:space="preserve">proximity to </w:t>
      </w:r>
      <w:r w:rsidRPr="00C7284D">
        <w:rPr>
          <w:i/>
        </w:rPr>
        <w:t xml:space="preserve">L. </w:t>
      </w:r>
      <w:proofErr w:type="spellStart"/>
      <w:r w:rsidRPr="00C7284D">
        <w:rPr>
          <w:i/>
        </w:rPr>
        <w:t>tridentata</w:t>
      </w:r>
      <w:proofErr w:type="spellEnd"/>
      <w:r w:rsidR="007D281C">
        <w:rPr>
          <w:i/>
        </w:rPr>
        <w:t xml:space="preserve"> </w:t>
      </w:r>
      <w:r w:rsidR="007D281C" w:rsidRPr="007D281C">
        <w:t>(</w:t>
      </w:r>
      <w:ins w:id="335" w:author="zenrunner" w:date="2019-02-13T14:28:00Z">
        <w:r w:rsidR="00865720">
          <w:t xml:space="preserve">GLMM, </w:t>
        </w:r>
      </w:ins>
      <w:r w:rsidR="007D281C" w:rsidRPr="007D281C">
        <w:rPr>
          <w:i/>
        </w:rPr>
        <w:t>χ</w:t>
      </w:r>
      <w:r w:rsidR="007D281C" w:rsidRPr="007D281C">
        <w:t>2= 0.4686, p = 0.4936)</w:t>
      </w:r>
      <w:r w:rsidRPr="007D281C">
        <w:t>,</w:t>
      </w:r>
      <w:r>
        <w:t xml:space="preserve"> nearest conspecific </w:t>
      </w:r>
      <w:r w:rsidRPr="007D281C">
        <w:t xml:space="preserve">plant </w:t>
      </w:r>
      <w:r w:rsidR="007D281C" w:rsidRPr="007D281C">
        <w:t>(</w:t>
      </w:r>
      <w:ins w:id="336" w:author="zenrunner" w:date="2019-02-13T14:28:00Z">
        <w:r w:rsidR="00865720">
          <w:t xml:space="preserve">GLMM, </w:t>
        </w:r>
      </w:ins>
      <w:r w:rsidR="007D281C" w:rsidRPr="007D281C">
        <w:t xml:space="preserve">χ2= 2.4188, p = 0.1199) </w:t>
      </w:r>
      <w:r w:rsidRPr="007D281C">
        <w:t>or the</w:t>
      </w:r>
      <w:r>
        <w:t xml:space="preserve"> number of conspecific flowers on</w:t>
      </w:r>
      <w:r w:rsidR="007D281C">
        <w:t xml:space="preserve"> conspecific pollen deposition (</w:t>
      </w:r>
      <w:ins w:id="337" w:author="zenrunner" w:date="2019-02-13T14:28:00Z">
        <w:r w:rsidR="00865720">
          <w:t xml:space="preserve">etc. </w:t>
        </w:r>
      </w:ins>
      <w:r w:rsidR="007D281C">
        <w:t>χ2= 0.6184, p = 0.4316</w:t>
      </w:r>
      <w:r>
        <w:t xml:space="preserve">). </w:t>
      </w:r>
      <w:proofErr w:type="spellStart"/>
      <w:r>
        <w:t>H</w:t>
      </w:r>
      <w:r w:rsidRPr="00AA68D6">
        <w:t>eterospecific</w:t>
      </w:r>
      <w:proofErr w:type="spellEnd"/>
      <w:r w:rsidRPr="00AA68D6">
        <w:t xml:space="preserve"> pollen deposition increased</w:t>
      </w:r>
      <w:r>
        <w:t xml:space="preserve"> significantly with distance</w:t>
      </w:r>
      <w:r w:rsidRPr="00AA68D6">
        <w:t xml:space="preserve"> from </w:t>
      </w:r>
      <w:r w:rsidRPr="00C7284D">
        <w:rPr>
          <w:i/>
        </w:rPr>
        <w:t>L.</w:t>
      </w:r>
      <w:r w:rsidR="00F361A7">
        <w:rPr>
          <w:i/>
        </w:rPr>
        <w:t xml:space="preserve"> </w:t>
      </w:r>
      <w:proofErr w:type="spellStart"/>
      <w:r w:rsidR="00F361A7">
        <w:rPr>
          <w:i/>
        </w:rPr>
        <w:t>tridentata</w:t>
      </w:r>
      <w:proofErr w:type="spellEnd"/>
      <w:r w:rsidR="00F361A7" w:rsidRPr="00F361A7">
        <w:rPr>
          <w:i/>
        </w:rPr>
        <w:t xml:space="preserve"> </w:t>
      </w:r>
      <w:r w:rsidR="00F361A7" w:rsidRPr="00F361A7">
        <w:t>(χ2= 6.7835, p = 0.0092),</w:t>
      </w:r>
      <w:r w:rsidR="00F361A7" w:rsidRPr="00F361A7">
        <w:rPr>
          <w:i/>
        </w:rPr>
        <w:t xml:space="preserve"> </w:t>
      </w:r>
      <w:r w:rsidR="00F361A7">
        <w:t xml:space="preserve">but there was no influence of nearest conspecific </w:t>
      </w:r>
      <w:r w:rsidR="00F361A7" w:rsidRPr="00F361A7">
        <w:t xml:space="preserve">(χ2= </w:t>
      </w:r>
      <w:r w:rsidR="00F361A7" w:rsidRPr="00F361A7">
        <w:lastRenderedPageBreak/>
        <w:t>0.2256, p = 0.6348)</w:t>
      </w:r>
      <w:r w:rsidR="00F361A7">
        <w:t xml:space="preserve"> or floral number </w:t>
      </w:r>
      <w:r w:rsidR="00F361A7" w:rsidRPr="00F361A7">
        <w:t>(χ2= 1.6668, p = 0.1967)</w:t>
      </w:r>
      <w:r>
        <w:rPr>
          <w:i/>
        </w:rPr>
        <w:t xml:space="preserve">. </w:t>
      </w:r>
      <w:r>
        <w:t xml:space="preserve">Conspecific and </w:t>
      </w:r>
      <w:proofErr w:type="spellStart"/>
      <w:r>
        <w:t>heterospecific</w:t>
      </w:r>
      <w:proofErr w:type="spellEnd"/>
      <w:r>
        <w:t xml:space="preserve"> pollen deposition were significantly correlated (Pearson’s = 0.15, t = 2.397, </w:t>
      </w:r>
      <w:proofErr w:type="spellStart"/>
      <w:r>
        <w:t>df</w:t>
      </w:r>
      <w:proofErr w:type="spellEnd"/>
      <w:r>
        <w:t xml:space="preserve"> = 229, p = 0.01). </w:t>
      </w:r>
    </w:p>
    <w:p w14:paraId="2835149A" w14:textId="47B4F177" w:rsidR="00B51372" w:rsidRPr="00992A74" w:rsidRDefault="00B51372" w:rsidP="00CC614D">
      <w:pPr>
        <w:pStyle w:val="Heading3"/>
        <w:spacing w:line="360" w:lineRule="auto"/>
        <w:rPr>
          <w:u w:val="single"/>
        </w:rPr>
      </w:pPr>
      <w:bookmarkStart w:id="338" w:name="_Toc532565890"/>
      <w:r w:rsidRPr="00C50B1B">
        <w:rPr>
          <w:u w:val="single"/>
        </w:rPr>
        <w:t>Community-level shrub effects</w:t>
      </w:r>
      <w:bookmarkEnd w:id="338"/>
      <w:ins w:id="339" w:author="zenrunner" w:date="2019-02-13T14:28:00Z">
        <w:r w:rsidR="008E158F">
          <w:rPr>
            <w:u w:val="single"/>
          </w:rPr>
          <w:t xml:space="preserve"> again consider alt presentation order.</w:t>
        </w:r>
      </w:ins>
    </w:p>
    <w:p w14:paraId="17642367" w14:textId="77777777" w:rsidR="00B51372" w:rsidRDefault="00B51372" w:rsidP="00CC614D">
      <w:pPr>
        <w:spacing w:line="360" w:lineRule="auto"/>
      </w:pPr>
      <w:r w:rsidRPr="00870FB5">
        <w:t>A total of 3384 arthropods</w:t>
      </w:r>
      <w:r w:rsidR="004802F2" w:rsidRPr="00870FB5">
        <w:t xml:space="preserve"> spanning 118 taxonomic groups </w:t>
      </w:r>
      <w:r w:rsidRPr="00870FB5">
        <w:t>were</w:t>
      </w:r>
      <w:r>
        <w:t xml:space="preserve"> caught in 19 days of pan trapping. There was a positive effect of shrub microsite on both arthropod abundance (</w:t>
      </w:r>
      <w:proofErr w:type="spellStart"/>
      <w:r>
        <w:t>Melyridae</w:t>
      </w:r>
      <w:proofErr w:type="spellEnd"/>
      <w:r>
        <w:t xml:space="preserve"> excluded) and arthropod species richness and a negati</w:t>
      </w:r>
      <w:r w:rsidR="00A55652">
        <w:t>ve effect of blooming (Table 3</w:t>
      </w:r>
      <w:r>
        <w:t>). Insect abundance (</w:t>
      </w:r>
      <w:proofErr w:type="spellStart"/>
      <w:r>
        <w:t>Melyridae</w:t>
      </w:r>
      <w:proofErr w:type="spellEnd"/>
      <w:r>
        <w:t xml:space="preserve"> excluded) was significantly correlated between paired shrub/open microsites (Pearson’s = 0.46, p &lt; 0.001). </w:t>
      </w:r>
      <w:proofErr w:type="spellStart"/>
      <w:r>
        <w:t>Melyridae</w:t>
      </w:r>
      <w:proofErr w:type="spellEnd"/>
      <w:r>
        <w:t xml:space="preserve"> abundance was significantly lower at the shrub microsites, and decreased with blooming at the open microsite only (</w:t>
      </w:r>
      <w:r w:rsidR="00F720FF">
        <w:t>Table A7</w:t>
      </w:r>
      <w:r>
        <w:t>). There was no significant difference in bee abundance or richness caught in pan traps between any of t</w:t>
      </w:r>
      <w:r w:rsidR="00A55652">
        <w:t>he treatments (Table 3</w:t>
      </w:r>
      <w:r>
        <w:t xml:space="preserve">). </w:t>
      </w:r>
    </w:p>
    <w:p w14:paraId="77AED685" w14:textId="5645D0EA" w:rsidR="00B51372" w:rsidRDefault="00B51372" w:rsidP="00CC614D">
      <w:pPr>
        <w:spacing w:line="360" w:lineRule="auto"/>
      </w:pPr>
      <w:r>
        <w:t xml:space="preserve">Percent cover of ground vegetation was significantly greater in shrub microsites, and it </w:t>
      </w:r>
      <w:r w:rsidRPr="00EE4B93">
        <w:rPr>
          <w:highlight w:val="yellow"/>
          <w:rPrChange w:id="340" w:author="zenrunner" w:date="2019-02-13T14:29:00Z">
            <w:rPr/>
          </w:rPrChange>
        </w:rPr>
        <w:t>decreased with blooming in th</w:t>
      </w:r>
      <w:r w:rsidR="00A55652" w:rsidRPr="00EE4B93">
        <w:rPr>
          <w:highlight w:val="yellow"/>
          <w:rPrChange w:id="341" w:author="zenrunner" w:date="2019-02-13T14:29:00Z">
            <w:rPr/>
          </w:rPrChange>
        </w:rPr>
        <w:t>e open microsite only</w:t>
      </w:r>
      <w:ins w:id="342" w:author="zenrunner" w:date="2019-02-13T14:29:00Z">
        <w:r w:rsidR="00EE4B93">
          <w:t xml:space="preserve"> – hmm why would that be? </w:t>
        </w:r>
        <w:r w:rsidR="001E16D3">
          <w:t>Death?</w:t>
        </w:r>
      </w:ins>
      <w:r w:rsidR="00A55652">
        <w:t xml:space="preserve"> </w:t>
      </w:r>
      <w:proofErr w:type="gramStart"/>
      <w:r w:rsidR="00A55652">
        <w:t>(Table 3</w:t>
      </w:r>
      <w:r>
        <w:t>).</w:t>
      </w:r>
      <w:proofErr w:type="gramEnd"/>
      <w:r>
        <w:t xml:space="preserve"> There was a significant decrease in </w:t>
      </w:r>
      <w:proofErr w:type="spellStart"/>
      <w:r>
        <w:t>heterospecific</w:t>
      </w:r>
      <w:proofErr w:type="spellEnd"/>
      <w:r>
        <w:t xml:space="preserve"> annual floral density with </w:t>
      </w:r>
      <w:ins w:id="343" w:author="zenrunner" w:date="2019-02-13T14:29:00Z">
        <w:r w:rsidR="00785DB2">
          <w:t xml:space="preserve">shrub? </w:t>
        </w:r>
      </w:ins>
      <w:proofErr w:type="gramStart"/>
      <w:r>
        <w:t>blooming</w:t>
      </w:r>
      <w:proofErr w:type="gramEnd"/>
      <w:r>
        <w:t>, but there were no significant differences b</w:t>
      </w:r>
      <w:r w:rsidR="00A55652">
        <w:t>etween the microsites (Table 3</w:t>
      </w:r>
      <w:r>
        <w:t xml:space="preserve">). There was also no significant difference in annual species richness between </w:t>
      </w:r>
      <w:r w:rsidR="00A55652">
        <w:t>any of the treatments (Table 3</w:t>
      </w:r>
      <w:r>
        <w:t xml:space="preserve">). </w:t>
      </w:r>
      <w:ins w:id="344" w:author="zenrunner" w:date="2019-02-13T14:29:00Z">
        <w:r w:rsidR="007652D9">
          <w:t xml:space="preserve">Ok – need to tidy up all results – choppy and hard to follow. ALL great just </w:t>
        </w:r>
      </w:ins>
      <w:ins w:id="345" w:author="zenrunner" w:date="2019-02-13T14:30:00Z">
        <w:r w:rsidR="007652D9">
          <w:t>getting lost here.</w:t>
        </w:r>
      </w:ins>
    </w:p>
    <w:p w14:paraId="09689DB0" w14:textId="382D944F" w:rsidR="00B51372" w:rsidRPr="002141EA" w:rsidRDefault="00B51372" w:rsidP="00CC614D">
      <w:pPr>
        <w:spacing w:line="360" w:lineRule="auto"/>
      </w:pPr>
      <w:r>
        <w:t xml:space="preserve">Shrubs had a competitive effect on floral visitation of </w:t>
      </w:r>
      <w:r w:rsidRPr="00D51033">
        <w:rPr>
          <w:i/>
        </w:rPr>
        <w:t xml:space="preserve">M. </w:t>
      </w:r>
      <w:proofErr w:type="spellStart"/>
      <w:r w:rsidRPr="00D51033">
        <w:rPr>
          <w:i/>
        </w:rPr>
        <w:t>glabrata</w:t>
      </w:r>
      <w:proofErr w:type="spellEnd"/>
      <w:r>
        <w:rPr>
          <w:i/>
        </w:rPr>
        <w:t xml:space="preserve">, </w:t>
      </w:r>
      <w:r>
        <w:t>a facilitative effect on arthropod abundance, arthropod species richness, and on annual percent cover but no significant effect on an</w:t>
      </w:r>
      <w:r w:rsidR="00416C1F">
        <w:t>nual plant richness (Figure 1</w:t>
      </w:r>
      <w:r w:rsidR="00A55652">
        <w:t>A</w:t>
      </w:r>
      <w:ins w:id="346" w:author="zenrunner" w:date="2019-02-13T14:30:00Z">
        <w:r w:rsidR="007E7E0A">
          <w:t>, Table X</w:t>
        </w:r>
      </w:ins>
      <w:r>
        <w:t xml:space="preserve">). </w:t>
      </w:r>
      <w:ins w:id="347" w:author="zenrunner" w:date="2019-02-13T14:30:00Z">
        <w:r w:rsidR="00EF5176">
          <w:t xml:space="preserve">Shrub? </w:t>
        </w:r>
      </w:ins>
      <w:r w:rsidRPr="002141EA">
        <w:t>Blooming had a negative effect on floral visitation, arthropod abundance, and arthropod species richness and a neutral effect on annual richness at both microsites</w:t>
      </w:r>
      <w:ins w:id="348" w:author="zenrunner" w:date="2019-02-13T14:30:00Z">
        <w:r w:rsidR="00292CE6">
          <w:t xml:space="preserve"> (Table…)</w:t>
        </w:r>
      </w:ins>
      <w:r w:rsidRPr="002141EA">
        <w:t>. Blooming</w:t>
      </w:r>
      <w:ins w:id="349" w:author="zenrunner" w:date="2019-02-13T14:30:00Z">
        <w:r w:rsidR="00CB5359">
          <w:t>?? Of what</w:t>
        </w:r>
      </w:ins>
      <w:r w:rsidRPr="002141EA">
        <w:t xml:space="preserve"> had no significant effect on annual cover at the shrub microsite</w:t>
      </w:r>
      <w:ins w:id="350" w:author="zenrunner" w:date="2019-02-13T14:30:00Z">
        <w:r w:rsidR="00CB5359">
          <w:t xml:space="preserve"> – hmm why would it</w:t>
        </w:r>
        <w:proofErr w:type="gramStart"/>
        <w:r w:rsidR="00CB5359">
          <w:t>?</w:t>
        </w:r>
      </w:ins>
      <w:r w:rsidRPr="002141EA">
        <w:t>,</w:t>
      </w:r>
      <w:proofErr w:type="gramEnd"/>
      <w:r w:rsidRPr="002141EA">
        <w:t xml:space="preserve"> however there was a significant, negative effect </w:t>
      </w:r>
      <w:ins w:id="351" w:author="zenrunner" w:date="2019-02-13T14:30:00Z">
        <w:r w:rsidR="00946A12">
          <w:t xml:space="preserve">of shrub blooming on annual cover? </w:t>
        </w:r>
      </w:ins>
      <w:proofErr w:type="gramStart"/>
      <w:r w:rsidRPr="002141EA">
        <w:t>at</w:t>
      </w:r>
      <w:proofErr w:type="gramEnd"/>
      <w:r w:rsidRPr="002141EA">
        <w:t xml:space="preserve"> the open microsite (Figure </w:t>
      </w:r>
      <w:r w:rsidR="00416C1F">
        <w:t>1</w:t>
      </w:r>
      <w:r w:rsidRPr="002141EA">
        <w:t>B)</w:t>
      </w:r>
      <w:ins w:id="352" w:author="zenrunner" w:date="2019-02-13T14:31:00Z">
        <w:r w:rsidR="00946A12">
          <w:t xml:space="preserve"> - hmm</w:t>
        </w:r>
      </w:ins>
      <w:r w:rsidRPr="002141EA">
        <w:t xml:space="preserve">. </w:t>
      </w:r>
    </w:p>
    <w:p w14:paraId="0D7615AC" w14:textId="77777777" w:rsidR="00B51372" w:rsidRDefault="00B51372" w:rsidP="00CC614D">
      <w:pPr>
        <w:spacing w:line="360" w:lineRule="auto"/>
      </w:pPr>
      <w:r>
        <w:t xml:space="preserve">Pollinator visitation to </w:t>
      </w:r>
      <w:r w:rsidRPr="00C7284D">
        <w:rPr>
          <w:i/>
        </w:rPr>
        <w:t xml:space="preserve">L. </w:t>
      </w:r>
      <w:proofErr w:type="spellStart"/>
      <w:r w:rsidRPr="00C7284D">
        <w:rPr>
          <w:i/>
        </w:rPr>
        <w:t>tridentata</w:t>
      </w:r>
      <w:proofErr w:type="spellEnd"/>
      <w:r>
        <w:t xml:space="preserve"> increased w</w:t>
      </w:r>
      <w:r w:rsidR="00A55652">
        <w:t>ith floral</w:t>
      </w:r>
      <w:r w:rsidR="00416C1F">
        <w:t xml:space="preserve"> abundance (Figure 2</w:t>
      </w:r>
      <w:r>
        <w:t xml:space="preserve">, GLM: </w:t>
      </w:r>
      <w:proofErr w:type="spellStart"/>
      <w:r>
        <w:t>Est</w:t>
      </w:r>
      <w:proofErr w:type="spellEnd"/>
      <w:r>
        <w:t xml:space="preserve">: </w:t>
      </w:r>
      <w:r w:rsidRPr="00B86602">
        <w:t>0.0013408</w:t>
      </w:r>
      <w:r>
        <w:t xml:space="preserve">, </w:t>
      </w:r>
      <w:r w:rsidRPr="00B86602">
        <w:t>χ2</w:t>
      </w:r>
      <w:r>
        <w:t>:</w:t>
      </w:r>
      <w:r w:rsidRPr="00B86602">
        <w:t xml:space="preserve"> 4.6383</w:t>
      </w:r>
      <w:r>
        <w:t xml:space="preserve">, p = </w:t>
      </w:r>
      <w:r w:rsidRPr="00B86602">
        <w:t>0.02283</w:t>
      </w:r>
      <w:r>
        <w:t xml:space="preserve">). Floral abundance and shrub height (Pearson’s = 0.335, t = 2.6659, </w:t>
      </w:r>
      <w:proofErr w:type="spellStart"/>
      <w:r>
        <w:t>df</w:t>
      </w:r>
      <w:proofErr w:type="spellEnd"/>
      <w:r>
        <w:t xml:space="preserve"> = 56, p = </w:t>
      </w:r>
      <w:r w:rsidRPr="0014622A">
        <w:t>0.0</w:t>
      </w:r>
      <w:r>
        <w:t xml:space="preserve">1002) were correlated, however height was not a significant predictor of pollinator visitation (GLM: </w:t>
      </w:r>
      <w:proofErr w:type="spellStart"/>
      <w:r>
        <w:t>Est</w:t>
      </w:r>
      <w:proofErr w:type="spellEnd"/>
      <w:r>
        <w:t>:</w:t>
      </w:r>
      <w:r w:rsidRPr="002F5FDE">
        <w:t xml:space="preserve"> </w:t>
      </w:r>
      <w:r>
        <w:t xml:space="preserve">0.0054, </w:t>
      </w:r>
      <w:r w:rsidRPr="00B86602">
        <w:t>χ2</w:t>
      </w:r>
      <w:r>
        <w:t>:</w:t>
      </w:r>
      <w:r w:rsidRPr="00B86602">
        <w:t xml:space="preserve"> </w:t>
      </w:r>
      <w:r w:rsidRPr="002F5FDE">
        <w:t>3.6066</w:t>
      </w:r>
      <w:r>
        <w:t xml:space="preserve">, p = </w:t>
      </w:r>
      <w:r w:rsidRPr="002F5FDE">
        <w:t>0.061</w:t>
      </w:r>
      <w:r>
        <w:t xml:space="preserve">). </w:t>
      </w:r>
      <w:r>
        <w:rPr>
          <w:i/>
        </w:rPr>
        <w:t xml:space="preserve">L. </w:t>
      </w:r>
      <w:proofErr w:type="spellStart"/>
      <w:r>
        <w:rPr>
          <w:i/>
        </w:rPr>
        <w:t>tridentata</w:t>
      </w:r>
      <w:proofErr w:type="spellEnd"/>
      <w:r>
        <w:t xml:space="preserve"> received 197 floral </w:t>
      </w:r>
      <w:proofErr w:type="gramStart"/>
      <w:r>
        <w:t>visit</w:t>
      </w:r>
      <w:proofErr w:type="gramEnd"/>
      <w:r>
        <w:t xml:space="preserve"> over </w:t>
      </w:r>
      <w:r w:rsidRPr="00F22DE0">
        <w:t>1</w:t>
      </w:r>
      <w:r w:rsidR="00F22DE0">
        <w:t>4.</w:t>
      </w:r>
      <w:r w:rsidRPr="00F22DE0">
        <w:t>5 hours</w:t>
      </w:r>
      <w:r>
        <w:t xml:space="preserve"> of observations. Of 169 visits made by bees, </w:t>
      </w:r>
      <w:proofErr w:type="spellStart"/>
      <w:r w:rsidRPr="004012A4">
        <w:rPr>
          <w:i/>
        </w:rPr>
        <w:t>Apis</w:t>
      </w:r>
      <w:proofErr w:type="spellEnd"/>
      <w:r w:rsidRPr="004012A4">
        <w:rPr>
          <w:i/>
        </w:rPr>
        <w:t xml:space="preserve"> </w:t>
      </w:r>
      <w:proofErr w:type="spellStart"/>
      <w:r w:rsidRPr="004012A4">
        <w:rPr>
          <w:i/>
        </w:rPr>
        <w:t>mellifera</w:t>
      </w:r>
      <w:proofErr w:type="spellEnd"/>
      <w:r>
        <w:t xml:space="preserve"> was the most </w:t>
      </w:r>
      <w:r>
        <w:lastRenderedPageBreak/>
        <w:t xml:space="preserve">frequent visitor (32%), followed by </w:t>
      </w:r>
      <w:proofErr w:type="spellStart"/>
      <w:r w:rsidRPr="004012A4">
        <w:rPr>
          <w:i/>
        </w:rPr>
        <w:t>Centris</w:t>
      </w:r>
      <w:proofErr w:type="spellEnd"/>
      <w:r>
        <w:t xml:space="preserve"> sp. (21%), </w:t>
      </w:r>
      <w:proofErr w:type="spellStart"/>
      <w:r>
        <w:rPr>
          <w:i/>
        </w:rPr>
        <w:t>Hesperapis</w:t>
      </w:r>
      <w:proofErr w:type="spellEnd"/>
      <w:r>
        <w:rPr>
          <w:i/>
        </w:rPr>
        <w:t xml:space="preserve"> sp.</w:t>
      </w:r>
      <w:r>
        <w:t xml:space="preserve"> (18%) and </w:t>
      </w:r>
      <w:proofErr w:type="spellStart"/>
      <w:r w:rsidRPr="004012A4">
        <w:rPr>
          <w:i/>
        </w:rPr>
        <w:t>Megandrena</w:t>
      </w:r>
      <w:proofErr w:type="spellEnd"/>
      <w:r w:rsidRPr="004012A4">
        <w:rPr>
          <w:i/>
        </w:rPr>
        <w:t xml:space="preserve"> </w:t>
      </w:r>
      <w:proofErr w:type="spellStart"/>
      <w:r w:rsidRPr="004012A4">
        <w:rPr>
          <w:i/>
        </w:rPr>
        <w:t>enceliae</w:t>
      </w:r>
      <w:proofErr w:type="spellEnd"/>
      <w:r>
        <w:t xml:space="preserve"> (7%) and other solitary bees (23%) including </w:t>
      </w:r>
      <w:proofErr w:type="spellStart"/>
      <w:r w:rsidRPr="004012A4">
        <w:rPr>
          <w:i/>
        </w:rPr>
        <w:t>Hoplitis</w:t>
      </w:r>
      <w:proofErr w:type="spellEnd"/>
      <w:r>
        <w:t xml:space="preserve"> and </w:t>
      </w:r>
      <w:proofErr w:type="spellStart"/>
      <w:r w:rsidRPr="004012A4">
        <w:rPr>
          <w:i/>
        </w:rPr>
        <w:t>Megachile</w:t>
      </w:r>
      <w:proofErr w:type="spellEnd"/>
      <w:r>
        <w:t>.</w:t>
      </w:r>
    </w:p>
    <w:p w14:paraId="062A2BD3" w14:textId="121863EA" w:rsidR="00B51372" w:rsidRDefault="00B51372" w:rsidP="00CC614D">
      <w:pPr>
        <w:spacing w:line="360" w:lineRule="auto"/>
      </w:pPr>
      <w:r>
        <w:t>Mean daytime temperatures were</w:t>
      </w:r>
      <w:r w:rsidR="00416C1F">
        <w:t xml:space="preserve"> significantly lower (Figure 3</w:t>
      </w:r>
      <w:r>
        <w:t xml:space="preserve">, </w:t>
      </w:r>
      <w:r w:rsidRPr="00B86602">
        <w:t>χ2</w:t>
      </w:r>
      <w:proofErr w:type="gramStart"/>
      <w:r>
        <w:t>:</w:t>
      </w:r>
      <w:r w:rsidRPr="00D97412">
        <w:t>85.51</w:t>
      </w:r>
      <w:proofErr w:type="gramEnd"/>
      <w:r>
        <w:t xml:space="preserve">, p </w:t>
      </w:r>
      <w:r w:rsidRPr="00D97412">
        <w:t>&lt;0.0001</w:t>
      </w:r>
      <w:r>
        <w:t>), and mean nighttime temperatures were significantly higher under the shrub canopy (</w:t>
      </w:r>
      <w:r w:rsidRPr="00B86602">
        <w:t>χ2</w:t>
      </w:r>
      <w:r>
        <w:t xml:space="preserve">: </w:t>
      </w:r>
      <w:r w:rsidRPr="00D97412">
        <w:t>50.121</w:t>
      </w:r>
      <w:r>
        <w:t xml:space="preserve">, p </w:t>
      </w:r>
      <w:r w:rsidRPr="00D97412">
        <w:t>&lt;0.0001</w:t>
      </w:r>
      <w:r>
        <w:t>). Overall temperature variation was significantly lower in the shrub microsites (</w:t>
      </w:r>
      <w:r w:rsidRPr="00B86602">
        <w:t>χ2</w:t>
      </w:r>
      <w:r>
        <w:t xml:space="preserve">: </w:t>
      </w:r>
      <w:r w:rsidRPr="00D97412">
        <w:t>523.38</w:t>
      </w:r>
      <w:r>
        <w:t xml:space="preserve">, p </w:t>
      </w:r>
      <w:r w:rsidRPr="00D97412">
        <w:t>&lt;0.0001</w:t>
      </w:r>
      <w:r>
        <w:t>).</w:t>
      </w:r>
      <w:ins w:id="353" w:author="zenrunner" w:date="2019-02-13T14:31:00Z">
        <w:r w:rsidR="00A82579">
          <w:t xml:space="preserve"> </w:t>
        </w:r>
        <w:proofErr w:type="gramStart"/>
        <w:r w:rsidR="00A82579">
          <w:t>ok</w:t>
        </w:r>
        <w:proofErr w:type="gramEnd"/>
        <w:r w:rsidR="00A82579">
          <w:t xml:space="preserve"> – kind of an assumption – again maybe put earlier and build up story to reproduction.</w:t>
        </w:r>
      </w:ins>
      <w:bookmarkStart w:id="354" w:name="_GoBack"/>
      <w:bookmarkEnd w:id="354"/>
    </w:p>
    <w:p w14:paraId="1ADFE3F1" w14:textId="77777777" w:rsidR="00B51372" w:rsidRPr="00C50B1B" w:rsidRDefault="00B51372" w:rsidP="00870FB5">
      <w:pPr>
        <w:pStyle w:val="Heading2"/>
        <w:spacing w:line="360" w:lineRule="auto"/>
      </w:pPr>
      <w:bookmarkStart w:id="355" w:name="_Toc532565891"/>
      <w:r w:rsidRPr="00C50B1B">
        <w:t>Discussion</w:t>
      </w:r>
      <w:bookmarkEnd w:id="355"/>
      <w:r w:rsidRPr="00C50B1B">
        <w:t xml:space="preserve"> </w:t>
      </w:r>
    </w:p>
    <w:p w14:paraId="1A38676D" w14:textId="77777777" w:rsidR="00B51372" w:rsidRDefault="00B51372" w:rsidP="00CC614D">
      <w:pPr>
        <w:spacing w:line="360" w:lineRule="auto"/>
      </w:pPr>
      <w:r w:rsidRPr="008D57E4">
        <w:t xml:space="preserve">Net interaction </w:t>
      </w:r>
      <w:r>
        <w:t xml:space="preserve">theory proposes that both positive and negative interactions are common in most interactions between different species in a system </w:t>
      </w:r>
      <w:r w:rsidR="00505B23">
        <w:fldChar w:fldCharType="begin"/>
      </w:r>
      <w:r w:rsidR="005E44FC">
        <w:instrText xml:space="preserve"> ADDIN EN.CITE &lt;EndNote&gt;&lt;Cite&gt;&lt;Author&gt;Callaway&lt;/Author&gt;&lt;Year&gt;1997&lt;/Year&gt;&lt;RecNum&gt;3&lt;/RecNum&gt;&lt;DisplayText&gt;(Callaway and Walker 1997b)&lt;/DisplayText&gt;&lt;record&gt;&lt;rec-number&gt;3&lt;/rec-number&gt;&lt;foreign-keys&gt;&lt;key app="EN" db-id="efxxxd2elfvxfde05eev9swq9zv0dswrxzp2"&gt;3&lt;/key&gt;&lt;/foreign-keys&gt;&lt;ref-type name="Journal Article"&gt;17&lt;/ref-type&gt;&lt;contributors&gt;&lt;authors&gt;&lt;author&gt;Callaway, Ragan M&lt;/author&gt;&lt;author&gt;Walker, Lawrence R&lt;/author&gt;&lt;/authors&gt;&lt;/contributors&gt;&lt;titles&gt;&lt;title&gt;Competition and facilitation: a synthetic approach to interactions in plant communities&lt;/title&gt;&lt;secondary-title&gt;Ecology&lt;/secondary-title&gt;&lt;/titles&gt;&lt;periodical&gt;&lt;full-title&gt;Ecology&lt;/full-title&gt;&lt;/periodical&gt;&lt;pages&gt;1958-1965&lt;/pages&gt;&lt;volume&gt;78&lt;/volume&gt;&lt;number&gt;7&lt;/number&gt;&lt;dates&gt;&lt;year&gt;1997&lt;/year&gt;&lt;/dates&gt;&lt;isbn&gt;1939-9170&lt;/isbn&gt;&lt;urls&gt;&lt;/urls&gt;&lt;/record&gt;&lt;/Cite&gt;&lt;/EndNote&gt;</w:instrText>
      </w:r>
      <w:r w:rsidR="00505B23">
        <w:fldChar w:fldCharType="separate"/>
      </w:r>
      <w:r w:rsidR="005E44FC">
        <w:rPr>
          <w:noProof/>
        </w:rPr>
        <w:t>(</w:t>
      </w:r>
      <w:hyperlink w:anchor="_ENREF_18" w:tooltip="Callaway, 1997 #3" w:history="1">
        <w:r w:rsidR="00663A38">
          <w:rPr>
            <w:noProof/>
          </w:rPr>
          <w:t>Callaway and Walker 1997b</w:t>
        </w:r>
      </w:hyperlink>
      <w:r w:rsidR="005E44FC">
        <w:rPr>
          <w:noProof/>
        </w:rPr>
        <w:t>)</w:t>
      </w:r>
      <w:r w:rsidR="00505B23">
        <w:fldChar w:fldCharType="end"/>
      </w:r>
      <w:r>
        <w:t xml:space="preserve">. This study confirmed the role of the desert shrub </w:t>
      </w:r>
      <w:r w:rsidRPr="009152BD">
        <w:rPr>
          <w:i/>
        </w:rPr>
        <w:t xml:space="preserve">L. </w:t>
      </w:r>
      <w:proofErr w:type="spellStart"/>
      <w:r w:rsidRPr="009152BD">
        <w:rPr>
          <w:i/>
        </w:rPr>
        <w:t>tridentata</w:t>
      </w:r>
      <w:proofErr w:type="spellEnd"/>
      <w:r>
        <w:t xml:space="preserve"> as a foundation species in this system through its positive effects on annual plants and arthropod communities</w:t>
      </w:r>
      <w:r w:rsidR="00870FB5">
        <w:t>,</w:t>
      </w:r>
      <w:r>
        <w:t xml:space="preserve"> and through its ability to stabilize </w:t>
      </w:r>
      <w:r w:rsidR="00870FB5">
        <w:t xml:space="preserve">microclimates. However, the </w:t>
      </w:r>
      <w:r>
        <w:t xml:space="preserve">outcome of these interactions was both positive and negative depending on the specific mechanistic pathway and phenological stage of the shrub. </w:t>
      </w:r>
      <w:r w:rsidRPr="00997FB7">
        <w:rPr>
          <w:i/>
        </w:rPr>
        <w:t xml:space="preserve">L. </w:t>
      </w:r>
      <w:proofErr w:type="spellStart"/>
      <w:r w:rsidRPr="00997FB7">
        <w:rPr>
          <w:i/>
        </w:rPr>
        <w:t>tridentata</w:t>
      </w:r>
      <w:proofErr w:type="spellEnd"/>
      <w:r w:rsidRPr="00997FB7">
        <w:rPr>
          <w:i/>
        </w:rPr>
        <w:t xml:space="preserve"> </w:t>
      </w:r>
      <w:r w:rsidRPr="00697B93">
        <w:t>interfere</w:t>
      </w:r>
      <w:r>
        <w:t>d</w:t>
      </w:r>
      <w:r w:rsidRPr="00697B93">
        <w:t xml:space="preserve"> with</w:t>
      </w:r>
      <w:r>
        <w:t xml:space="preserve"> the pollination of</w:t>
      </w:r>
      <w:r w:rsidRPr="00697B93">
        <w:t xml:space="preserve"> </w:t>
      </w:r>
      <w:r>
        <w:t xml:space="preserve">the representative </w:t>
      </w:r>
      <w:proofErr w:type="spellStart"/>
      <w:r>
        <w:t>phytometer</w:t>
      </w:r>
      <w:proofErr w:type="spellEnd"/>
      <w:r>
        <w:t xml:space="preserve"> species </w:t>
      </w:r>
      <w:r w:rsidRPr="00997FB7">
        <w:rPr>
          <w:i/>
        </w:rPr>
        <w:t xml:space="preserve">M. </w:t>
      </w:r>
      <w:proofErr w:type="spellStart"/>
      <w:r w:rsidRPr="00997FB7">
        <w:rPr>
          <w:i/>
        </w:rPr>
        <w:t>glabrata</w:t>
      </w:r>
      <w:proofErr w:type="spellEnd"/>
      <w:r w:rsidRPr="00697B93">
        <w:t xml:space="preserve"> </w:t>
      </w:r>
      <w:r>
        <w:t>and</w:t>
      </w:r>
      <w:r w:rsidRPr="00697B93">
        <w:t xml:space="preserve"> thi</w:t>
      </w:r>
      <w:r>
        <w:t xml:space="preserve">s relative negative outcome of association </w:t>
      </w:r>
      <w:r w:rsidRPr="00697B93">
        <w:t xml:space="preserve">was not alleviated </w:t>
      </w:r>
      <w:r>
        <w:t xml:space="preserve">when </w:t>
      </w:r>
      <w:r w:rsidRPr="00997FB7">
        <w:rPr>
          <w:i/>
        </w:rPr>
        <w:t xml:space="preserve">L. </w:t>
      </w:r>
      <w:proofErr w:type="spellStart"/>
      <w:r w:rsidRPr="00997FB7">
        <w:rPr>
          <w:i/>
        </w:rPr>
        <w:t>tridentata</w:t>
      </w:r>
      <w:proofErr w:type="spellEnd"/>
      <w:r>
        <w:t xml:space="preserve"> entered full bloom</w:t>
      </w:r>
      <w:r w:rsidRPr="00697B93">
        <w:t>.</w:t>
      </w:r>
      <w:r>
        <w:t xml:space="preserve"> The phenological shift into blooming by </w:t>
      </w:r>
      <w:r w:rsidRPr="005D32E7">
        <w:rPr>
          <w:i/>
        </w:rPr>
        <w:t xml:space="preserve">L. </w:t>
      </w:r>
      <w:proofErr w:type="spellStart"/>
      <w:r w:rsidRPr="005D32E7">
        <w:rPr>
          <w:i/>
        </w:rPr>
        <w:t>tridentata</w:t>
      </w:r>
      <w:proofErr w:type="spellEnd"/>
      <w:r>
        <w:t xml:space="preserve"> intensified </w:t>
      </w:r>
      <w:r w:rsidR="0067009C">
        <w:t xml:space="preserve">the negative interaction </w:t>
      </w:r>
      <w:r>
        <w:t xml:space="preserve">with the development of exploitation competition with </w:t>
      </w:r>
      <w:r w:rsidRPr="005D32E7">
        <w:rPr>
          <w:i/>
        </w:rPr>
        <w:t xml:space="preserve">M. </w:t>
      </w:r>
      <w:proofErr w:type="spellStart"/>
      <w:r w:rsidRPr="005D32E7">
        <w:rPr>
          <w:i/>
        </w:rPr>
        <w:t>glabrata</w:t>
      </w:r>
      <w:proofErr w:type="spellEnd"/>
      <w:r>
        <w:rPr>
          <w:i/>
        </w:rPr>
        <w:t xml:space="preserve"> </w:t>
      </w:r>
      <w:r>
        <w:t xml:space="preserve">at both microsites rather than </w:t>
      </w:r>
      <w:r w:rsidR="0043619B">
        <w:t>shifting net outcomes into</w:t>
      </w:r>
      <w:r>
        <w:t xml:space="preserve"> facilitation via the magnet species effect. </w:t>
      </w:r>
    </w:p>
    <w:p w14:paraId="00E47008" w14:textId="77777777" w:rsidR="00505B23" w:rsidRDefault="00B51372" w:rsidP="00CC614D">
      <w:pPr>
        <w:spacing w:line="360" w:lineRule="auto"/>
      </w:pPr>
      <w:r>
        <w:t xml:space="preserve">Plants that employ a cornucopian flowering strategy produce abundant floral resources over an extended period of time, and this strategy can attract a wide range of pollinators to the localized area </w:t>
      </w:r>
      <w:r w:rsidR="00505B23">
        <w:fldChar w:fldCharType="begin"/>
      </w:r>
      <w:r w:rsidR="001467D2">
        <w:instrText xml:space="preserve"> ADDIN EN.CITE &lt;EndNote&gt;&lt;Cite&gt;&lt;Author&gt;Gentry&lt;/Author&gt;&lt;Year&gt;1974&lt;/Year&gt;&lt;RecNum&gt;300&lt;/RecNum&gt;&lt;DisplayText&gt;(Mosquin 1971; Gentry 1974)&lt;/DisplayText&gt;&lt;record&gt;&lt;rec-number&gt;300&lt;/rec-number&gt;&lt;foreign-keys&gt;&lt;key app="EN" db-id="efxxxd2elfvxfde05eev9swq9zv0dswrxzp2"&gt;300&lt;/key&gt;&lt;/foreign-keys&gt;&lt;ref-type name="Journal Article"&gt;17&lt;/ref-type&gt;&lt;contributors&gt;&lt;authors&gt;&lt;author&gt;Gentry, Alwyn H&lt;/author&gt;&lt;/authors&gt;&lt;/contributors&gt;&lt;titles&gt;&lt;title&gt;Flowering phenology and diversity in tropical Bignoniaceae&lt;/title&gt;&lt;secondary-title&gt;Biotropica&lt;/secondary-title&gt;&lt;/titles&gt;&lt;periodical&gt;&lt;full-title&gt;Biotropica&lt;/full-title&gt;&lt;/periodical&gt;&lt;pages&gt;64-68&lt;/pages&gt;&lt;dates&gt;&lt;year&gt;1974&lt;/year&gt;&lt;/dates&gt;&lt;isbn&gt;0006-3606&lt;/isbn&gt;&lt;urls&gt;&lt;/urls&gt;&lt;/record&gt;&lt;/Cite&gt;&lt;Cite&gt;&lt;Author&gt;Mosquin&lt;/Author&gt;&lt;Year&gt;1971&lt;/Year&gt;&lt;RecNum&gt;35&lt;/RecNum&gt;&lt;record&gt;&lt;rec-number&gt;35&lt;/rec-number&gt;&lt;foreign-keys&gt;&lt;key app="EN" db-id="efxxxd2elfvxfde05eev9swq9zv0dswrxzp2"&gt;35&lt;/key&gt;&lt;/foreign-keys&gt;&lt;ref-type name="Journal Article"&gt;17&lt;/ref-type&gt;&lt;contributors&gt;&lt;authors&gt;&lt;author&gt;Mosquin, Theodore&lt;/author&gt;&lt;/authors&gt;&lt;/contributors&gt;&lt;titles&gt;&lt;title&gt;Competition for pollinators as a stimulus for the evolution of flowering time&lt;/title&gt;&lt;secondary-title&gt;Oikos&lt;/secondary-title&gt;&lt;/titles&gt;&lt;periodical&gt;&lt;full-title&gt;Oikos&lt;/full-title&gt;&lt;/periodical&gt;&lt;pages&gt;398-402&lt;/pages&gt;&lt;dates&gt;&lt;year&gt;1971&lt;/year&gt;&lt;/dates&gt;&lt;isbn&gt;0030-1299&lt;/isbn&gt;&lt;urls&gt;&lt;/urls&gt;&lt;/record&gt;&lt;/Cite&gt;&lt;/EndNote&gt;</w:instrText>
      </w:r>
      <w:r w:rsidR="00505B23">
        <w:fldChar w:fldCharType="separate"/>
      </w:r>
      <w:r w:rsidR="001467D2">
        <w:rPr>
          <w:noProof/>
        </w:rPr>
        <w:t>(</w:t>
      </w:r>
      <w:hyperlink w:anchor="_ENREF_57" w:tooltip="Mosquin, 1971 #35" w:history="1">
        <w:r w:rsidR="00663A38">
          <w:rPr>
            <w:noProof/>
          </w:rPr>
          <w:t>Mosquin 1971</w:t>
        </w:r>
      </w:hyperlink>
      <w:r w:rsidR="001467D2">
        <w:rPr>
          <w:noProof/>
        </w:rPr>
        <w:t xml:space="preserve">; </w:t>
      </w:r>
      <w:hyperlink w:anchor="_ENREF_33" w:tooltip="Gentry, 1974 #300" w:history="1">
        <w:r w:rsidR="00663A38">
          <w:rPr>
            <w:noProof/>
          </w:rPr>
          <w:t>Gentry 1974</w:t>
        </w:r>
      </w:hyperlink>
      <w:r w:rsidR="001467D2">
        <w:rPr>
          <w:noProof/>
        </w:rPr>
        <w:t>)</w:t>
      </w:r>
      <w:r w:rsidR="00505B23">
        <w:fldChar w:fldCharType="end"/>
      </w:r>
      <w:r>
        <w:t xml:space="preserve">. This positive response by pollinators to the floral density of </w:t>
      </w:r>
      <w:r w:rsidRPr="00D463A0">
        <w:rPr>
          <w:i/>
        </w:rPr>
        <w:t xml:space="preserve">L. </w:t>
      </w:r>
      <w:proofErr w:type="spellStart"/>
      <w:r w:rsidRPr="00D463A0">
        <w:rPr>
          <w:i/>
        </w:rPr>
        <w:t>tridentata</w:t>
      </w:r>
      <w:proofErr w:type="spellEnd"/>
      <w:r>
        <w:t xml:space="preserve"> i.e. concentrations of floral resources was at a cost to the </w:t>
      </w:r>
      <w:proofErr w:type="spellStart"/>
      <w:r>
        <w:t>phytometer</w:t>
      </w:r>
      <w:proofErr w:type="spellEnd"/>
      <w:r>
        <w:t xml:space="preserve"> species tested </w:t>
      </w:r>
      <w:r w:rsidRPr="00672602">
        <w:rPr>
          <w:i/>
        </w:rPr>
        <w:t xml:space="preserve">M. </w:t>
      </w:r>
      <w:proofErr w:type="spellStart"/>
      <w:r w:rsidRPr="00672602">
        <w:rPr>
          <w:i/>
        </w:rPr>
        <w:t>glabrata</w:t>
      </w:r>
      <w:proofErr w:type="spellEnd"/>
      <w:r>
        <w:t xml:space="preserve">. Pollinator visitation frequency and the foraging </w:t>
      </w:r>
      <w:proofErr w:type="spellStart"/>
      <w:r>
        <w:t>behaviour</w:t>
      </w:r>
      <w:proofErr w:type="spellEnd"/>
      <w:r>
        <w:t xml:space="preserve"> of pollinators changed in response to the large increase of floral resources by </w:t>
      </w:r>
      <w:r w:rsidRPr="00EF6F6D">
        <w:rPr>
          <w:i/>
        </w:rPr>
        <w:t xml:space="preserve">L. </w:t>
      </w:r>
      <w:proofErr w:type="spellStart"/>
      <w:r w:rsidRPr="00EF6F6D">
        <w:rPr>
          <w:i/>
        </w:rPr>
        <w:t>tridentata</w:t>
      </w:r>
      <w:proofErr w:type="spellEnd"/>
      <w:r>
        <w:t xml:space="preserve">. The foraging strategies of many pollinator groups are centered around energetic considerations </w:t>
      </w:r>
      <w:r w:rsidR="00505B23">
        <w:fldChar w:fldCharType="begin"/>
      </w:r>
      <w:r w:rsidR="005E44FC">
        <w:instrText xml:space="preserve"> ADDIN EN.CITE &lt;EndNote&gt;&lt;Cite&gt;&lt;Author&gt;Heinrich&lt;/Author&gt;&lt;Year&gt;1972&lt;/Year&gt;&lt;RecNum&gt;163&lt;/RecNum&gt;&lt;DisplayText&gt;(Heinrich and Raven 1972; Pyke 1984)&lt;/DisplayText&gt;&lt;record&gt;&lt;rec-number&gt;163&lt;/rec-number&gt;&lt;foreign-keys&gt;&lt;key app="EN" db-id="efxxxd2elfvxfde05eev9swq9zv0dswrxzp2"&gt;163&lt;/key&gt;&lt;/foreign-keys&gt;&lt;ref-type name="Journal Article"&gt;17&lt;/ref-type&gt;&lt;contributors&gt;&lt;authors&gt;&lt;author&gt;Heinrich, Bernd&lt;/author&gt;&lt;author&gt;Raven, Peter H&lt;/author&gt;&lt;/authors&gt;&lt;/contributors&gt;&lt;titles&gt;&lt;title&gt;Energetics and pollination ecology&lt;/title&gt;&lt;secondary-title&gt;Science&lt;/secondary-title&gt;&lt;/titles&gt;&lt;periodical&gt;&lt;full-title&gt;Science&lt;/full-title&gt;&lt;/periodical&gt;&lt;pages&gt;597-602&lt;/pages&gt;&lt;volume&gt;176&lt;/volume&gt;&lt;number&gt;4035&lt;/number&gt;&lt;dates&gt;&lt;year&gt;1972&lt;/year&gt;&lt;/dates&gt;&lt;isbn&gt;0036-8075&lt;/isbn&gt;&lt;urls&gt;&lt;/urls&gt;&lt;/record&gt;&lt;/Cite&gt;&lt;Cite&gt;&lt;Author&gt;Pyke&lt;/Author&gt;&lt;Year&gt;1984&lt;/Year&gt;&lt;RecNum&gt;28&lt;/RecNum&gt;&lt;record&gt;&lt;rec-number&gt;28&lt;/rec-number&gt;&lt;foreign-keys&gt;&lt;key app="EN" db-id="efxxxd2elfvxfde05eev9swq9zv0dswrxzp2"&gt;28&lt;/key&gt;&lt;/foreign-keys&gt;&lt;ref-type name="Journal Article"&gt;17&lt;/ref-type&gt;&lt;contributors&gt;&lt;authors&gt;&lt;author&gt;Pyke, Graham H&lt;/author&gt;&lt;/authors&gt;&lt;/contributors&gt;&lt;titles&gt;&lt;title&gt;Optimal foraging theory: a critical review&lt;/title&gt;&lt;secondary-title&gt;Annual review of ecology and systematics&lt;/secondary-title&gt;&lt;/titles&gt;&lt;periodical&gt;&lt;full-title&gt;Annual review of ecology and systematics&lt;/full-title&gt;&lt;/periodical&gt;&lt;pages&gt;523-575&lt;/pages&gt;&lt;volume&gt;15&lt;/volume&gt;&lt;number&gt;1&lt;/number&gt;&lt;dates&gt;&lt;year&gt;1984&lt;/year&gt;&lt;/dates&gt;&lt;isbn&gt;0066-4162&lt;/isbn&gt;&lt;urls&gt;&lt;/urls&gt;&lt;/record&gt;&lt;/Cite&gt;&lt;/EndNote&gt;</w:instrText>
      </w:r>
      <w:r w:rsidR="00505B23">
        <w:fldChar w:fldCharType="separate"/>
      </w:r>
      <w:r w:rsidR="005E44FC">
        <w:rPr>
          <w:noProof/>
        </w:rPr>
        <w:t>(</w:t>
      </w:r>
      <w:hyperlink w:anchor="_ENREF_38" w:tooltip="Heinrich, 1972 #163" w:history="1">
        <w:r w:rsidR="00663A38">
          <w:rPr>
            <w:noProof/>
          </w:rPr>
          <w:t>Heinrich and Raven 1972</w:t>
        </w:r>
      </w:hyperlink>
      <w:r w:rsidR="005E44FC">
        <w:rPr>
          <w:noProof/>
        </w:rPr>
        <w:t xml:space="preserve">; </w:t>
      </w:r>
      <w:hyperlink w:anchor="_ENREF_64" w:tooltip="Pyke, 1984 #28" w:history="1">
        <w:r w:rsidR="00663A38">
          <w:rPr>
            <w:noProof/>
          </w:rPr>
          <w:t>Pyke 1984</w:t>
        </w:r>
      </w:hyperlink>
      <w:r w:rsidR="005E44FC">
        <w:rPr>
          <w:noProof/>
        </w:rPr>
        <w:t>)</w:t>
      </w:r>
      <w:r w:rsidR="00505B23">
        <w:fldChar w:fldCharType="end"/>
      </w:r>
      <w:r w:rsidR="00505B23">
        <w:t xml:space="preserve">. </w:t>
      </w:r>
      <w:r>
        <w:t xml:space="preserve">When choosing between resources, bees commonly stay for a few visits before leaving to the superior resource </w:t>
      </w:r>
      <w:r w:rsidR="00505B23">
        <w:fldChar w:fldCharType="begin"/>
      </w:r>
      <w:r w:rsidR="005E44FC">
        <w:instrText xml:space="preserve"> ADDIN EN.CITE &lt;EndNote&gt;&lt;Cite&gt;&lt;Author&gt;Sowig&lt;/Author&gt;&lt;Year&gt;1989&lt;/Year&gt;&lt;RecNum&gt;299&lt;/RecNum&gt;&lt;DisplayText&gt;(Sowig 1989)&lt;/DisplayText&gt;&lt;record&gt;&lt;rec-number&gt;299&lt;/rec-number&gt;&lt;foreign-keys&gt;&lt;key app="EN" db-id="efxxxd2elfvxfde05eev9swq9zv0dswrxzp2"&gt;299&lt;/key&gt;&lt;/foreign-keys&gt;&lt;ref-type name="Journal Article"&gt;17&lt;/ref-type&gt;&lt;contributors&gt;&lt;authors&gt;&lt;author&gt;Sowig, Peter&lt;/author&gt;&lt;/authors&gt;&lt;/contributors&gt;&lt;titles&gt;&lt;title&gt;Effects of flowering plant&amp;apos;s patch size on species composition of pollinator communities, foraging strategies, and resource partitioning in bumblebees (Hymenoptera: Apidae)&lt;/title&gt;&lt;secondary-title&gt;Oecologia&lt;/secondary-title&gt;&lt;/titles&gt;&lt;periodical&gt;&lt;full-title&gt;Oecologia&lt;/full-title&gt;&lt;/periodical&gt;&lt;pages&gt;550-558&lt;/pages&gt;&lt;volume&gt;78&lt;/volume&gt;&lt;number&gt;4&lt;/number&gt;&lt;dates&gt;&lt;year&gt;1989&lt;/year&gt;&lt;/dates&gt;&lt;isbn&gt;0029-8549&lt;/isbn&gt;&lt;urls&gt;&lt;/urls&gt;&lt;/record&gt;&lt;/Cite&gt;&lt;/EndNote&gt;</w:instrText>
      </w:r>
      <w:r w:rsidR="00505B23">
        <w:fldChar w:fldCharType="separate"/>
      </w:r>
      <w:r w:rsidR="005E44FC">
        <w:rPr>
          <w:noProof/>
        </w:rPr>
        <w:t>(</w:t>
      </w:r>
      <w:hyperlink w:anchor="_ENREF_81" w:tooltip="Sowig, 1989 #299" w:history="1">
        <w:r w:rsidR="00663A38">
          <w:rPr>
            <w:noProof/>
          </w:rPr>
          <w:t>Sowig 1989</w:t>
        </w:r>
      </w:hyperlink>
      <w:r w:rsidR="005E44FC">
        <w:rPr>
          <w:noProof/>
        </w:rPr>
        <w:t>)</w:t>
      </w:r>
      <w:r w:rsidR="00505B23">
        <w:fldChar w:fldCharType="end"/>
      </w:r>
      <w:r>
        <w:t xml:space="preserve">, where the larger floral display </w:t>
      </w:r>
      <w:r w:rsidR="00505B23">
        <w:fldChar w:fldCharType="begin"/>
      </w:r>
      <w:r w:rsidR="005E44FC">
        <w:instrText xml:space="preserve"> ADDIN EN.CITE &lt;EndNote&gt;&lt;Cite&gt;&lt;Author&gt;Bosch&lt;/Author&gt;&lt;Year&gt;2001&lt;/Year&gt;&lt;RecNum&gt;253&lt;/RecNum&gt;&lt;DisplayText&gt;(Bosch and Waser 2001)&lt;/DisplayText&gt;&lt;record&gt;&lt;rec-number&gt;253&lt;/rec-number&gt;&lt;foreign-keys&gt;&lt;key app="EN" db-id="efxxxd2elfvxfde05eev9swq9zv0dswrxzp2"&gt;253&lt;/key&gt;&lt;/foreign-keys&gt;&lt;ref-type name="Journal Article"&gt;17&lt;/ref-type&gt;&lt;contributors&gt;&lt;authors&gt;&lt;author&gt;Bosch, Maria&lt;/author&gt;&lt;author&gt;Waser, Nickolas M&lt;/author&gt;&lt;/authors&gt;&lt;/contributors&gt;&lt;titles&gt;&lt;title&gt;Experimental manipulation of plant density and its effect on pollination and reproduction of two confamilial montane herbs&lt;/title&gt;&lt;secondary-title&gt;Oecologia&lt;/secondary-title&gt;&lt;/titles&gt;&lt;periodical&gt;&lt;full-title&gt;Oecologia&lt;/full-title&gt;&lt;/periodical&gt;&lt;pages&gt;76-83&lt;/pages&gt;&lt;volume&gt;126&lt;/volume&gt;&lt;number&gt;1&lt;/number&gt;&lt;dates&gt;&lt;year&gt;2001&lt;/year&gt;&lt;/dates&gt;&lt;isbn&gt;0029-8549&lt;/isbn&gt;&lt;urls&gt;&lt;/urls&gt;&lt;/record&gt;&lt;/Cite&gt;&lt;/EndNote&gt;</w:instrText>
      </w:r>
      <w:r w:rsidR="00505B23">
        <w:fldChar w:fldCharType="separate"/>
      </w:r>
      <w:r w:rsidR="005E44FC">
        <w:rPr>
          <w:noProof/>
        </w:rPr>
        <w:t>(</w:t>
      </w:r>
      <w:hyperlink w:anchor="_ENREF_8" w:tooltip="Bosch, 2001 #253" w:history="1">
        <w:r w:rsidR="00663A38">
          <w:rPr>
            <w:noProof/>
          </w:rPr>
          <w:t>Bosch and Waser 2001</w:t>
        </w:r>
      </w:hyperlink>
      <w:r w:rsidR="005E44FC">
        <w:rPr>
          <w:noProof/>
        </w:rPr>
        <w:t>)</w:t>
      </w:r>
      <w:r w:rsidR="00505B23">
        <w:fldChar w:fldCharType="end"/>
      </w:r>
      <w:r w:rsidR="00505B23">
        <w:t xml:space="preserve"> </w:t>
      </w:r>
      <w:r>
        <w:t xml:space="preserve">or richer rewards </w:t>
      </w:r>
      <w:r w:rsidR="00505B23">
        <w:fldChar w:fldCharType="begin"/>
      </w:r>
      <w:r w:rsidR="005E44FC">
        <w:instrText xml:space="preserve"> ADDIN EN.CITE &lt;EndNote&gt;&lt;Cite&gt;&lt;Author&gt;Robertson&lt;/Author&gt;&lt;Year&gt;1999&lt;/Year&gt;&lt;RecNum&gt;250&lt;/RecNum&gt;&lt;DisplayText&gt;(Robertson et al. 1999)&lt;/DisplayText&gt;&lt;record&gt;&lt;rec-number&gt;250&lt;/rec-number&gt;&lt;foreign-keys&gt;&lt;key app="EN" db-id="efxxxd2elfvxfde05eev9swq9zv0dswrxzp2"&gt;250&lt;/key&gt;&lt;/foreign-keys&gt;&lt;ref-type name="Journal Article"&gt;17&lt;/ref-type&gt;&lt;contributors&gt;&lt;authors&gt;&lt;author&gt;Robertson, Alastair W&lt;/author&gt;&lt;author&gt;Mountjoy, Claire&lt;/author&gt;&lt;author&gt;Faulkner, Brian E&lt;/author&gt;&lt;author&gt;Roberts, Matthew V&lt;/author&gt;&lt;author&gt;Macnair, Mark R&lt;/author&gt;&lt;/authors&gt;&lt;/contributors&gt;&lt;titles&gt;&lt;title&gt;Bumble bee selection of Mimulus guttatus flowers: the effects of pollen quality and reward depletion&lt;/title&gt;&lt;secondary-title&gt;Ecology&lt;/secondary-title&gt;&lt;/titles&gt;&lt;periodical&gt;&lt;full-title&gt;Ecology&lt;/full-title&gt;&lt;/periodical&gt;&lt;pages&gt;2594-2606&lt;/pages&gt;&lt;volume&gt;80&lt;/volume&gt;&lt;number&gt;8&lt;/number&gt;&lt;dates&gt;&lt;year&gt;1999&lt;/year&gt;&lt;/dates&gt;&lt;isbn&gt;1939-9170&lt;/isbn&gt;&lt;urls&gt;&lt;/urls&gt;&lt;/record&gt;&lt;/Cite&gt;&lt;/EndNote&gt;</w:instrText>
      </w:r>
      <w:r w:rsidR="00505B23">
        <w:fldChar w:fldCharType="separate"/>
      </w:r>
      <w:r w:rsidR="005E44FC">
        <w:rPr>
          <w:noProof/>
        </w:rPr>
        <w:t>(</w:t>
      </w:r>
      <w:hyperlink w:anchor="_ENREF_67" w:tooltip="Robertson, 1999 #250" w:history="1">
        <w:r w:rsidR="00663A38">
          <w:rPr>
            <w:noProof/>
          </w:rPr>
          <w:t>Robertson et al. 1999</w:t>
        </w:r>
      </w:hyperlink>
      <w:r w:rsidR="005E44FC">
        <w:rPr>
          <w:noProof/>
        </w:rPr>
        <w:t>)</w:t>
      </w:r>
      <w:r w:rsidR="00505B23">
        <w:fldChar w:fldCharType="end"/>
      </w:r>
      <w:r w:rsidR="00505B23">
        <w:t xml:space="preserve"> </w:t>
      </w:r>
      <w:r>
        <w:rPr>
          <w:noProof/>
        </w:rPr>
        <w:t xml:space="preserve">will </w:t>
      </w:r>
      <w:r>
        <w:t xml:space="preserve">improve their foraging efficiency. We found that pollinator preferences of L. </w:t>
      </w:r>
      <w:proofErr w:type="spellStart"/>
      <w:r w:rsidRPr="00D336B3">
        <w:rPr>
          <w:i/>
        </w:rPr>
        <w:t>tridentata</w:t>
      </w:r>
      <w:proofErr w:type="spellEnd"/>
      <w:r>
        <w:t xml:space="preserve"> over </w:t>
      </w:r>
      <w:r w:rsidRPr="0044644B">
        <w:rPr>
          <w:i/>
        </w:rPr>
        <w:t xml:space="preserve">M. </w:t>
      </w:r>
      <w:proofErr w:type="spellStart"/>
      <w:r w:rsidRPr="0044644B">
        <w:rPr>
          <w:i/>
        </w:rPr>
        <w:t>glabrata</w:t>
      </w:r>
      <w:proofErr w:type="spellEnd"/>
      <w:r>
        <w:rPr>
          <w:i/>
        </w:rPr>
        <w:t xml:space="preserve"> </w:t>
      </w:r>
      <w:r>
        <w:t>were species-specific.</w:t>
      </w:r>
      <w:r w:rsidRPr="0044644B">
        <w:rPr>
          <w:i/>
        </w:rPr>
        <w:t xml:space="preserve"> </w:t>
      </w:r>
      <w:r>
        <w:t xml:space="preserve">Feral </w:t>
      </w:r>
      <w:r>
        <w:lastRenderedPageBreak/>
        <w:t xml:space="preserve">honeybees, </w:t>
      </w:r>
      <w:proofErr w:type="spellStart"/>
      <w:r w:rsidRPr="000E29AB">
        <w:rPr>
          <w:i/>
        </w:rPr>
        <w:t>Apis</w:t>
      </w:r>
      <w:proofErr w:type="spellEnd"/>
      <w:r w:rsidRPr="000E29AB">
        <w:rPr>
          <w:i/>
        </w:rPr>
        <w:t xml:space="preserve"> </w:t>
      </w:r>
      <w:proofErr w:type="spellStart"/>
      <w:r w:rsidRPr="000E29AB">
        <w:rPr>
          <w:i/>
        </w:rPr>
        <w:t>mellifera</w:t>
      </w:r>
      <w:proofErr w:type="spellEnd"/>
      <w:r>
        <w:rPr>
          <w:i/>
        </w:rPr>
        <w:t>,</w:t>
      </w:r>
      <w:r w:rsidRPr="001F3A81">
        <w:t xml:space="preserve"> </w:t>
      </w:r>
      <w:r>
        <w:t xml:space="preserve">were </w:t>
      </w:r>
      <w:r w:rsidRPr="001F3A81">
        <w:t>the</w:t>
      </w:r>
      <w:r>
        <w:t xml:space="preserve"> most frequent floral visitors to </w:t>
      </w:r>
      <w:r w:rsidRPr="000318B5">
        <w:rPr>
          <w:i/>
        </w:rPr>
        <w:t xml:space="preserve">L. </w:t>
      </w:r>
      <w:proofErr w:type="spellStart"/>
      <w:r w:rsidRPr="000318B5">
        <w:rPr>
          <w:i/>
        </w:rPr>
        <w:t>tridentata</w:t>
      </w:r>
      <w:proofErr w:type="spellEnd"/>
      <w:r>
        <w:rPr>
          <w:i/>
        </w:rPr>
        <w:t xml:space="preserve"> </w:t>
      </w:r>
      <w:r>
        <w:t xml:space="preserve">but only visited </w:t>
      </w:r>
      <w:r w:rsidRPr="00640B2E">
        <w:rPr>
          <w:i/>
        </w:rPr>
        <w:t xml:space="preserve">M. </w:t>
      </w:r>
      <w:proofErr w:type="spellStart"/>
      <w:r w:rsidRPr="00640B2E">
        <w:rPr>
          <w:i/>
        </w:rPr>
        <w:t>glabrata</w:t>
      </w:r>
      <w:proofErr w:type="spellEnd"/>
      <w:r>
        <w:t xml:space="preserve"> prior to </w:t>
      </w:r>
      <w:r w:rsidRPr="009E2135">
        <w:rPr>
          <w:i/>
        </w:rPr>
        <w:t xml:space="preserve">L. </w:t>
      </w:r>
      <w:proofErr w:type="spellStart"/>
      <w:r w:rsidRPr="009E2135">
        <w:rPr>
          <w:i/>
        </w:rPr>
        <w:t>tridentata</w:t>
      </w:r>
      <w:proofErr w:type="spellEnd"/>
      <w:r>
        <w:t xml:space="preserve"> blooming. Honeybees prefer larger floral patches </w:t>
      </w:r>
      <w:r w:rsidR="00505B23">
        <w:fldChar w:fldCharType="begin"/>
      </w:r>
      <w:r w:rsidR="005E44FC">
        <w:instrText xml:space="preserve"> ADDIN EN.CITE &lt;EndNote&gt;&lt;Cite&gt;&lt;Author&gt;Sih&lt;/Author&gt;&lt;Year&gt;1987&lt;/Year&gt;&lt;RecNum&gt;301&lt;/RecNum&gt;&lt;DisplayText&gt;(Sih and Baltus 1987)&lt;/DisplayText&gt;&lt;record&gt;&lt;rec-number&gt;301&lt;/rec-number&gt;&lt;foreign-keys&gt;&lt;key app="EN" db-id="efxxxd2elfvxfde05eev9swq9zv0dswrxzp2"&gt;301&lt;/key&gt;&lt;/foreign-keys&gt;&lt;ref-type name="Journal Article"&gt;17&lt;/ref-type&gt;&lt;contributors&gt;&lt;authors&gt;&lt;author&gt;Sih, Andrew&lt;/author&gt;&lt;author&gt;Baltus, Marie-Sylvie&lt;/author&gt;&lt;/authors&gt;&lt;/contributors&gt;&lt;titles&gt;&lt;title&gt;Patch size, pollinator behavior, and pollinator limitation in catnip&lt;/title&gt;&lt;secondary-title&gt;Ecology&lt;/secondary-title&gt;&lt;/titles&gt;&lt;periodical&gt;&lt;full-title&gt;Ecology&lt;/full-title&gt;&lt;/periodical&gt;&lt;pages&gt;1679-1690&lt;/pages&gt;&lt;volume&gt;68&lt;/volume&gt;&lt;number&gt;6&lt;/number&gt;&lt;dates&gt;&lt;year&gt;1987&lt;/year&gt;&lt;/dates&gt;&lt;isbn&gt;1939-9170&lt;/isbn&gt;&lt;urls&gt;&lt;/urls&gt;&lt;/record&gt;&lt;/Cite&gt;&lt;/EndNote&gt;</w:instrText>
      </w:r>
      <w:r w:rsidR="00505B23">
        <w:fldChar w:fldCharType="separate"/>
      </w:r>
      <w:r w:rsidR="005E44FC">
        <w:rPr>
          <w:noProof/>
        </w:rPr>
        <w:t>(</w:t>
      </w:r>
      <w:hyperlink w:anchor="_ENREF_77" w:tooltip="Sih, 1987 #301" w:history="1">
        <w:r w:rsidR="00663A38">
          <w:rPr>
            <w:noProof/>
          </w:rPr>
          <w:t>Sih and Baltus 1987</w:t>
        </w:r>
      </w:hyperlink>
      <w:r w:rsidR="005E44FC">
        <w:rPr>
          <w:noProof/>
        </w:rPr>
        <w:t>)</w:t>
      </w:r>
      <w:r w:rsidR="00505B23">
        <w:fldChar w:fldCharType="end"/>
      </w:r>
      <w:r w:rsidR="00505B23">
        <w:t xml:space="preserve"> </w:t>
      </w:r>
      <w:r>
        <w:t>and exhibit floral constancy; the facultative specialization on different flower species at different times by individuals</w:t>
      </w:r>
      <w:r w:rsidR="00505B23">
        <w:t xml:space="preserve"> </w:t>
      </w:r>
      <w:r w:rsidR="00505B23">
        <w:fldChar w:fldCharType="begin"/>
      </w:r>
      <w:r w:rsidR="005E44FC">
        <w:instrText xml:space="preserve"> ADDIN EN.CITE &lt;EndNote&gt;&lt;Cite&gt;&lt;Author&gt;Waser&lt;/Author&gt;&lt;Year&gt;1986&lt;/Year&gt;&lt;RecNum&gt;274&lt;/RecNum&gt;&lt;DisplayText&gt;(Waser 1986)&lt;/DisplayText&gt;&lt;record&gt;&lt;rec-number&gt;274&lt;/rec-number&gt;&lt;foreign-keys&gt;&lt;key app="EN" db-id="efxxxd2elfvxfde05eev9swq9zv0dswrxzp2"&gt;274&lt;/key&gt;&lt;/foreign-keys&gt;&lt;ref-type name="Journal Article"&gt;17&lt;/ref-type&gt;&lt;contributors&gt;&lt;authors&gt;&lt;author&gt;Waser, Nickolas M&lt;/author&gt;&lt;/authors&gt;&lt;/contributors&gt;&lt;titles&gt;&lt;title&gt;Flower constancy: definition, cause, and measurement&lt;/title&gt;&lt;secondary-title&gt;The American Naturalist&lt;/secondary-title&gt;&lt;/titles&gt;&lt;periodical&gt;&lt;full-title&gt;The American Naturalist&lt;/full-title&gt;&lt;/periodical&gt;&lt;pages&gt;593-603&lt;/pages&gt;&lt;volume&gt;127&lt;/volume&gt;&lt;number&gt;5&lt;/number&gt;&lt;dates&gt;&lt;year&gt;1986&lt;/year&gt;&lt;/dates&gt;&lt;isbn&gt;0003-0147&lt;/isbn&gt;&lt;urls&gt;&lt;/urls&gt;&lt;/record&gt;&lt;/Cite&gt;&lt;/EndNote&gt;</w:instrText>
      </w:r>
      <w:r w:rsidR="00505B23">
        <w:fldChar w:fldCharType="separate"/>
      </w:r>
      <w:r w:rsidR="005E44FC">
        <w:rPr>
          <w:noProof/>
        </w:rPr>
        <w:t>(</w:t>
      </w:r>
      <w:hyperlink w:anchor="_ENREF_93" w:tooltip="Waser, 1986 #274" w:history="1">
        <w:r w:rsidR="00663A38">
          <w:rPr>
            <w:noProof/>
          </w:rPr>
          <w:t>Waser 1986</w:t>
        </w:r>
      </w:hyperlink>
      <w:r w:rsidR="005E44FC">
        <w:rPr>
          <w:noProof/>
        </w:rPr>
        <w:t>)</w:t>
      </w:r>
      <w:r w:rsidR="00505B23">
        <w:fldChar w:fldCharType="end"/>
      </w:r>
      <w:r>
        <w:t xml:space="preserve">. Solitary bees also showed a </w:t>
      </w:r>
      <w:proofErr w:type="spellStart"/>
      <w:r>
        <w:t>behavioural</w:t>
      </w:r>
      <w:proofErr w:type="spellEnd"/>
      <w:r>
        <w:t xml:space="preserve"> response by shifting their preference to </w:t>
      </w:r>
      <w:r w:rsidRPr="001B1BB4">
        <w:rPr>
          <w:i/>
        </w:rPr>
        <w:t xml:space="preserve">L. </w:t>
      </w:r>
      <w:proofErr w:type="spellStart"/>
      <w:r w:rsidRPr="001B1BB4">
        <w:rPr>
          <w:i/>
        </w:rPr>
        <w:t>tridentata</w:t>
      </w:r>
      <w:proofErr w:type="spellEnd"/>
      <w:r>
        <w:t>. Facilitation via honeybees and solitary bees has been documented in previous studies</w:t>
      </w:r>
      <w:r w:rsidR="00505B23">
        <w:t xml:space="preserve"> </w:t>
      </w:r>
      <w:r w:rsidR="00505B23">
        <w:fldChar w:fldCharType="begin">
          <w:fldData xml:space="preserve">PEVuZE5vdGU+PENpdGU+PEF1dGhvcj5BbGJyZWNodDwvQXV0aG9yPjxZZWFyPjIwMTY8L1llYXI+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=
</w:fldData>
        </w:fldChar>
      </w:r>
      <w:r w:rsidR="005E44FC">
        <w:instrText xml:space="preserve"> ADDIN EN.CITE </w:instrText>
      </w:r>
      <w:r w:rsidR="005E44FC">
        <w:fldChar w:fldCharType="begin">
          <w:fldData xml:space="preserve">PEVuZE5vdGU+PENpdGU+PEF1dGhvcj5BbGJyZWNodDwvQXV0aG9yPjxZZWFyPjIwMTY8L1llYXI+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=
</w:fldData>
        </w:fldChar>
      </w:r>
      <w:r w:rsidR="005E44FC">
        <w:instrText xml:space="preserve"> ADDIN EN.CITE.DATA </w:instrText>
      </w:r>
      <w:r w:rsidR="005E44FC">
        <w:fldChar w:fldCharType="end"/>
      </w:r>
      <w:r w:rsidR="00505B23">
        <w:fldChar w:fldCharType="separate"/>
      </w:r>
      <w:r w:rsidR="005E44FC">
        <w:rPr>
          <w:noProof/>
        </w:rPr>
        <w:t>(</w:t>
      </w:r>
      <w:hyperlink w:anchor="_ENREF_1" w:tooltip="Albrecht, 2016 #66" w:history="1">
        <w:r w:rsidR="00663A38">
          <w:rPr>
            <w:noProof/>
          </w:rPr>
          <w:t>Albrecht et al. 2016</w:t>
        </w:r>
      </w:hyperlink>
      <w:r w:rsidR="005E44FC">
        <w:rPr>
          <w:noProof/>
        </w:rPr>
        <w:t xml:space="preserve">; </w:t>
      </w:r>
      <w:hyperlink w:anchor="_ENREF_13" w:tooltip="Bruckman, 2016 #79" w:history="1">
        <w:r w:rsidR="00663A38">
          <w:rPr>
            <w:noProof/>
          </w:rPr>
          <w:t>Bruckman and Campbell 2016</w:t>
        </w:r>
      </w:hyperlink>
      <w:r w:rsidR="005E44FC">
        <w:rPr>
          <w:noProof/>
        </w:rPr>
        <w:t>)</w:t>
      </w:r>
      <w:r w:rsidR="00505B23">
        <w:fldChar w:fldCharType="end"/>
      </w:r>
      <w:r>
        <w:t xml:space="preserve">, however in most cases the magnet plant does not offer such disproportionately abundant resources as </w:t>
      </w:r>
      <w:r w:rsidRPr="007578C9">
        <w:rPr>
          <w:i/>
        </w:rPr>
        <w:t xml:space="preserve">L. </w:t>
      </w:r>
      <w:proofErr w:type="spellStart"/>
      <w:r w:rsidRPr="007578C9">
        <w:rPr>
          <w:i/>
        </w:rPr>
        <w:t>tridentata</w:t>
      </w:r>
      <w:proofErr w:type="spellEnd"/>
      <w:r>
        <w:t xml:space="preserve"> relative to the potted annuals. </w:t>
      </w:r>
      <w:r w:rsidRPr="00D5791D">
        <w:t xml:space="preserve">The cornucopia flowering strategy by benefactors is likely to introduce significant decoy effects in </w:t>
      </w:r>
      <w:r>
        <w:t>shrub-annual facilitation systems</w:t>
      </w:r>
      <w:r w:rsidRPr="00D5791D">
        <w:t>.</w:t>
      </w:r>
      <w:r w:rsidR="00DF55E7">
        <w:t xml:space="preserve"> </w:t>
      </w:r>
    </w:p>
    <w:p w14:paraId="56AA958F" w14:textId="77777777" w:rsidR="00B51372" w:rsidRDefault="00B51372" w:rsidP="00CC614D">
      <w:pPr>
        <w:spacing w:line="360" w:lineRule="auto"/>
      </w:pPr>
      <w:proofErr w:type="spellStart"/>
      <w:r w:rsidRPr="00051922">
        <w:rPr>
          <w:i/>
        </w:rPr>
        <w:t>Eupeodes</w:t>
      </w:r>
      <w:proofErr w:type="spellEnd"/>
      <w:r w:rsidRPr="00FB03C4">
        <w:rPr>
          <w:i/>
        </w:rPr>
        <w:t xml:space="preserve"> </w:t>
      </w:r>
      <w:proofErr w:type="spellStart"/>
      <w:r w:rsidRPr="00FB03C4">
        <w:rPr>
          <w:i/>
        </w:rPr>
        <w:t>volucris</w:t>
      </w:r>
      <w:proofErr w:type="spellEnd"/>
      <w:r w:rsidRPr="00FB03C4">
        <w:t xml:space="preserve"> (</w:t>
      </w:r>
      <w:proofErr w:type="spellStart"/>
      <w:r w:rsidRPr="00FB03C4">
        <w:t>Diptera</w:t>
      </w:r>
      <w:proofErr w:type="spellEnd"/>
      <w:r w:rsidRPr="00FB03C4">
        <w:t xml:space="preserve">: </w:t>
      </w:r>
      <w:proofErr w:type="spellStart"/>
      <w:r w:rsidRPr="00FB03C4">
        <w:t>Syrphidae</w:t>
      </w:r>
      <w:proofErr w:type="spellEnd"/>
      <w:r w:rsidRPr="00FB03C4">
        <w:t xml:space="preserve">) was the most frequent floral visitor to </w:t>
      </w:r>
      <w:r w:rsidRPr="00FB03C4">
        <w:rPr>
          <w:i/>
        </w:rPr>
        <w:t xml:space="preserve">M. </w:t>
      </w:r>
      <w:proofErr w:type="spellStart"/>
      <w:r w:rsidRPr="00FB03C4">
        <w:rPr>
          <w:i/>
        </w:rPr>
        <w:t>glabrata</w:t>
      </w:r>
      <w:proofErr w:type="spellEnd"/>
      <w:r w:rsidRPr="00FB03C4">
        <w:rPr>
          <w:i/>
        </w:rPr>
        <w:t>.</w:t>
      </w:r>
      <w:r w:rsidRPr="00FB03C4">
        <w:t xml:space="preserve"> </w:t>
      </w:r>
      <w:r>
        <w:t>However,</w:t>
      </w:r>
      <w:r w:rsidRPr="00FB03C4">
        <w:t xml:space="preserve"> </w:t>
      </w:r>
      <w:r w:rsidRPr="00FB03C4">
        <w:rPr>
          <w:i/>
        </w:rPr>
        <w:t xml:space="preserve">E. </w:t>
      </w:r>
      <w:proofErr w:type="spellStart"/>
      <w:r w:rsidRPr="00FB03C4">
        <w:rPr>
          <w:i/>
        </w:rPr>
        <w:t>volucris</w:t>
      </w:r>
      <w:proofErr w:type="spellEnd"/>
      <w:r w:rsidRPr="00FB03C4">
        <w:t xml:space="preserve"> did not switch despite being known to visit </w:t>
      </w:r>
      <w:r w:rsidRPr="00FB03C4">
        <w:rPr>
          <w:i/>
        </w:rPr>
        <w:t xml:space="preserve">L. </w:t>
      </w:r>
      <w:proofErr w:type="spellStart"/>
      <w:r w:rsidRPr="00FB03C4">
        <w:rPr>
          <w:i/>
        </w:rPr>
        <w:t>tridentata</w:t>
      </w:r>
      <w:proofErr w:type="spellEnd"/>
      <w:r w:rsidRPr="00FB03C4">
        <w:t xml:space="preserve"> </w:t>
      </w:r>
      <w:r w:rsidR="00505B23">
        <w:fldChar w:fldCharType="begin"/>
      </w:r>
      <w:r w:rsidR="005E44FC">
        <w:instrText xml:space="preserve"> ADDIN EN.CITE &lt;EndNote&gt;&lt;Cite&gt;&lt;Author&gt;Hurd Jr&lt;/Author&gt;&lt;Year&gt;1975&lt;/Year&gt;&lt;RecNum&gt;224&lt;/RecNum&gt;&lt;DisplayText&gt;(Hurd Jr and Linsley 1975)&lt;/DisplayText&gt;&lt;record&gt;&lt;rec-number&gt;224&lt;/rec-number&gt;&lt;foreign-keys&gt;&lt;key app="EN" db-id="efxxxd2elfvxfde05eev9swq9zv0dswrxzp2"&gt;224&lt;/key&gt;&lt;/foreign-keys&gt;&lt;ref-type name="Journal Article"&gt;17&lt;/ref-type&gt;&lt;contributors&gt;&lt;authors&gt;&lt;author&gt;Hurd Jr, PAUL D&lt;/author&gt;&lt;author&gt;Linsley, E GORTON&lt;/author&gt;&lt;/authors&gt;&lt;/contributors&gt;&lt;titles&gt;&lt;title&gt;Some insects other than bees associated with Larrea tridentata in the southwestern United States&lt;/title&gt;&lt;secondary-title&gt;Proceedings of the Entomological Society of Washington&lt;/secondary-title&gt;&lt;/titles&gt;&lt;periodical&gt;&lt;full-title&gt;Proceedings of the Entomological Society of Washington&lt;/full-title&gt;&lt;/periodical&gt;&lt;dates&gt;&lt;year&gt;1975&lt;/year&gt;&lt;/dates&gt;&lt;isbn&gt;0013-8797&lt;/isbn&gt;&lt;urls&gt;&lt;/urls&gt;&lt;/record&gt;&lt;/Cite&gt;&lt;/EndNote&gt;</w:instrText>
      </w:r>
      <w:r w:rsidR="00505B23">
        <w:fldChar w:fldCharType="separate"/>
      </w:r>
      <w:r w:rsidR="005E44FC">
        <w:rPr>
          <w:noProof/>
        </w:rPr>
        <w:t>(</w:t>
      </w:r>
      <w:hyperlink w:anchor="_ENREF_41" w:tooltip="Hurd Jr, 1975 #224" w:history="1">
        <w:r w:rsidR="00663A38">
          <w:rPr>
            <w:noProof/>
          </w:rPr>
          <w:t>Hurd Jr and Linsley 1975</w:t>
        </w:r>
      </w:hyperlink>
      <w:r w:rsidR="005E44FC">
        <w:rPr>
          <w:noProof/>
        </w:rPr>
        <w:t>)</w:t>
      </w:r>
      <w:r w:rsidR="00505B23">
        <w:fldChar w:fldCharType="end"/>
      </w:r>
      <w:r w:rsidR="00505B23">
        <w:t xml:space="preserve">. </w:t>
      </w:r>
      <w:r>
        <w:t>Therefore,</w:t>
      </w:r>
      <w:r w:rsidRPr="001D3184">
        <w:t xml:space="preserve"> the decrease in visitation cannot be attributed to </w:t>
      </w:r>
      <w:r>
        <w:t xml:space="preserve">direct shrub effects. </w:t>
      </w:r>
      <w:r w:rsidRPr="001D3184">
        <w:t>The</w:t>
      </w:r>
      <w:r w:rsidRPr="00FB03C4">
        <w:t xml:space="preserve"> additional bees attracted by </w:t>
      </w:r>
      <w:r w:rsidRPr="00FB03C4">
        <w:rPr>
          <w:i/>
        </w:rPr>
        <w:t xml:space="preserve">L. </w:t>
      </w:r>
      <w:proofErr w:type="spellStart"/>
      <w:r w:rsidRPr="00FB03C4">
        <w:rPr>
          <w:i/>
        </w:rPr>
        <w:t>tridentata</w:t>
      </w:r>
      <w:proofErr w:type="spellEnd"/>
      <w:r w:rsidRPr="00FB03C4">
        <w:rPr>
          <w:i/>
        </w:rPr>
        <w:t xml:space="preserve"> </w:t>
      </w:r>
      <w:r w:rsidRPr="00FB03C4">
        <w:t xml:space="preserve">may have competitively excluded </w:t>
      </w:r>
      <w:proofErr w:type="spellStart"/>
      <w:r w:rsidRPr="00FB03C4">
        <w:t>Syrphids</w:t>
      </w:r>
      <w:proofErr w:type="spellEnd"/>
      <w:r w:rsidRPr="00FB03C4">
        <w:t xml:space="preserve"> from the immediate area. Competition between </w:t>
      </w:r>
      <w:proofErr w:type="spellStart"/>
      <w:r w:rsidRPr="00FB03C4">
        <w:t>Syrphids</w:t>
      </w:r>
      <w:proofErr w:type="spellEnd"/>
      <w:r w:rsidRPr="00FB03C4">
        <w:t xml:space="preserve"> and other pollinators is understudied </w:t>
      </w:r>
      <w:r w:rsidR="00505B23">
        <w:fldChar w:fldCharType="begin"/>
      </w:r>
      <w:r w:rsidR="005E44FC">
        <w:instrText xml:space="preserve"> ADDIN EN.CITE &lt;EndNote&gt;&lt;Cite&gt;&lt;Author&gt;Inouye&lt;/Author&gt;&lt;Year&gt;2015&lt;/Year&gt;&lt;RecNum&gt;38&lt;/RecNum&gt;&lt;DisplayText&gt;(Inouye et al. 2015)&lt;/DisplayText&gt;&lt;record&gt;&lt;rec-number&gt;38&lt;/rec-number&gt;&lt;foreign-keys&gt;&lt;key app="EN" db-id="efxxxd2elfvxfde05eev9swq9zv0dswrxzp2"&gt;38&lt;/key&gt;&lt;/foreign-keys&gt;&lt;ref-type name="Journal Article"&gt;17&lt;/ref-type&gt;&lt;contributors&gt;&lt;authors&gt;&lt;author&gt;Inouye, David W&lt;/author&gt;&lt;author&gt;Larson, Brendon MH&lt;/author&gt;&lt;author&gt;Ssymank, Axel&lt;/author&gt;&lt;author&gt;Kevan, Peter G&lt;/author&gt;&lt;/authors&gt;&lt;/contributors&gt;&lt;titles&gt;&lt;title&gt;Flies and flowers III: ecology of foraging and pollination&lt;/title&gt;&lt;secondary-title&gt;Journal of Pollination Ecology&lt;/secondary-title&gt;&lt;/titles&gt;&lt;periodical&gt;&lt;full-title&gt;Journal of Pollination Ecology&lt;/full-title&gt;&lt;/periodical&gt;&lt;pages&gt;115-133&lt;/pages&gt;&lt;volume&gt;16&lt;/volume&gt;&lt;number&gt;16&lt;/number&gt;&lt;dates&gt;&lt;year&gt;2015&lt;/year&gt;&lt;/dates&gt;&lt;urls&gt;&lt;/urls&gt;&lt;/record&gt;&lt;/Cite&gt;&lt;/EndNote&gt;</w:instrText>
      </w:r>
      <w:r w:rsidR="00505B23">
        <w:fldChar w:fldCharType="separate"/>
      </w:r>
      <w:r w:rsidR="005E44FC">
        <w:rPr>
          <w:noProof/>
        </w:rPr>
        <w:t>(</w:t>
      </w:r>
      <w:hyperlink w:anchor="_ENREF_43" w:tooltip="Inouye, 2015 #38" w:history="1">
        <w:r w:rsidR="00663A38">
          <w:rPr>
            <w:noProof/>
          </w:rPr>
          <w:t>Inouye et al. 2015</w:t>
        </w:r>
      </w:hyperlink>
      <w:r w:rsidR="005E44FC">
        <w:rPr>
          <w:noProof/>
        </w:rPr>
        <w:t>)</w:t>
      </w:r>
      <w:r w:rsidR="00505B23">
        <w:fldChar w:fldCharType="end"/>
      </w:r>
      <w:r w:rsidRPr="00FB03C4">
        <w:t xml:space="preserve">, but competition between bee species is better known. </w:t>
      </w:r>
      <w:proofErr w:type="spellStart"/>
      <w:r w:rsidRPr="00FB03C4">
        <w:rPr>
          <w:i/>
        </w:rPr>
        <w:t>Centris</w:t>
      </w:r>
      <w:proofErr w:type="spellEnd"/>
      <w:r w:rsidRPr="00FB03C4">
        <w:t xml:space="preserve"> sp. bees were frequent visitors to </w:t>
      </w:r>
      <w:r w:rsidRPr="00FB03C4">
        <w:rPr>
          <w:i/>
        </w:rPr>
        <w:t xml:space="preserve">L. </w:t>
      </w:r>
      <w:proofErr w:type="spellStart"/>
      <w:r w:rsidRPr="00FB03C4">
        <w:rPr>
          <w:i/>
        </w:rPr>
        <w:t>tridentata</w:t>
      </w:r>
      <w:proofErr w:type="spellEnd"/>
      <w:r w:rsidRPr="00FB03C4">
        <w:t xml:space="preserve"> flowers during this study. They are territorial and are known to chase away other bees from shrubs </w:t>
      </w:r>
      <w:r w:rsidR="00505B23">
        <w:fldChar w:fldCharType="begin"/>
      </w:r>
      <w:r w:rsidR="005E44FC">
        <w:instrText xml:space="preserve"> ADDIN EN.CITE &lt;EndNote&gt;&lt;Cite&gt;&lt;Author&gt;Alcock&lt;/Author&gt;&lt;Year&gt;1977&lt;/Year&gt;&lt;RecNum&gt;271&lt;/RecNum&gt;&lt;DisplayText&gt;(Alcock et al. 1977)&lt;/DisplayText&gt;&lt;record&gt;&lt;rec-number&gt;271&lt;/rec-number&gt;&lt;foreign-keys&gt;&lt;key app="EN" db-id="efxxxd2elfvxfde05eev9swq9zv0dswrxzp2"&gt;271&lt;/key&gt;&lt;/foreign-keys&gt;&lt;ref-type name="Journal Article"&gt;17&lt;/ref-type&gt;&lt;contributors&gt;&lt;authors&gt;&lt;author&gt;Alcock, John&lt;/author&gt;&lt;author&gt;Jones, C Eugene&lt;/author&gt;&lt;author&gt;Buchmann, Stephen L&lt;/author&gt;&lt;/authors&gt;&lt;/contributors&gt;&lt;titles&gt;&lt;title&gt;Male mating strategies in the bee Centris pallida Fox (Anthophoridae: Hymenoptera)&lt;/title&gt;&lt;secondary-title&gt;The American Naturalist&lt;/secondary-title&gt;&lt;/titles&gt;&lt;periodical&gt;&lt;full-title&gt;The American Naturalist&lt;/full-title&gt;&lt;/periodical&gt;&lt;pages&gt;145-155&lt;/pages&gt;&lt;volume&gt;111&lt;/volume&gt;&lt;number&gt;977&lt;/number&gt;&lt;dates&gt;&lt;year&gt;1977&lt;/year&gt;&lt;/dates&gt;&lt;isbn&gt;0003-0147&lt;/isbn&gt;&lt;urls&gt;&lt;/urls&gt;&lt;/record&gt;&lt;/Cite&gt;&lt;/EndNote&gt;</w:instrText>
      </w:r>
      <w:r w:rsidR="00505B23">
        <w:fldChar w:fldCharType="separate"/>
      </w:r>
      <w:r w:rsidR="005E44FC">
        <w:rPr>
          <w:noProof/>
        </w:rPr>
        <w:t>(</w:t>
      </w:r>
      <w:hyperlink w:anchor="_ENREF_2" w:tooltip="Alcock, 1977 #271" w:history="1">
        <w:r w:rsidR="00663A38">
          <w:rPr>
            <w:noProof/>
          </w:rPr>
          <w:t>Alcock et al. 1977</w:t>
        </w:r>
      </w:hyperlink>
      <w:r w:rsidR="005E44FC">
        <w:rPr>
          <w:noProof/>
        </w:rPr>
        <w:t>)</w:t>
      </w:r>
      <w:r w:rsidR="00505B23">
        <w:fldChar w:fldCharType="end"/>
      </w:r>
      <w:r w:rsidRPr="00FB03C4">
        <w:t xml:space="preserve">. Similarly, honeybees can reduce visitation by solitary bees </w:t>
      </w:r>
      <w:r w:rsidR="00505B23">
        <w:fldChar w:fldCharType="begin"/>
      </w:r>
      <w:r w:rsidR="005E44FC">
        <w:instrText xml:space="preserve"> ADDIN EN.CITE &lt;EndNote&gt;&lt;Cite&gt;&lt;Author&gt;Shavit&lt;/Author&gt;&lt;Year&gt;2009&lt;/Year&gt;&lt;RecNum&gt;272&lt;/RecNum&gt;&lt;DisplayText&gt;(Shavit et al. 2009)&lt;/DisplayText&gt;&lt;record&gt;&lt;rec-number&gt;272&lt;/rec-number&gt;&lt;foreign-keys&gt;&lt;key app="EN" db-id="efxxxd2elfvxfde05eev9swq9zv0dswrxzp2"&gt;272&lt;/key&gt;&lt;/foreign-keys&gt;&lt;ref-type name="Journal Article"&gt;17&lt;/ref-type&gt;&lt;contributors&gt;&lt;authors&gt;&lt;author&gt;Shavit, Ofrit&lt;/author&gt;&lt;author&gt;Dafni, Amots&lt;/author&gt;&lt;author&gt;Ne&amp;apos;eman, Gidi&lt;/author&gt;&lt;/authors&gt;&lt;/contributors&gt;&lt;titles&gt;&lt;title&gt;Competition between honeybees (Apis mellifera) and native solitary bees in the Mediterranean region of Israel—Implications for conservation&lt;/title&gt;&lt;secondary-title&gt;Israel Journal of Plant Sciences&lt;/secondary-title&gt;&lt;/titles&gt;&lt;periodical&gt;&lt;full-title&gt;Israel Journal of Plant Sciences&lt;/full-title&gt;&lt;/periodical&gt;&lt;pages&gt;171-183&lt;/pages&gt;&lt;volume&gt;57&lt;/volume&gt;&lt;number&gt;3&lt;/number&gt;&lt;dates&gt;&lt;year&gt;2009&lt;/year&gt;&lt;/dates&gt;&lt;isbn&gt;0792-9978&lt;/isbn&gt;&lt;urls&gt;&lt;/urls&gt;&lt;/record&gt;&lt;/Cite&gt;&lt;/EndNote&gt;</w:instrText>
      </w:r>
      <w:r w:rsidR="00505B23">
        <w:fldChar w:fldCharType="separate"/>
      </w:r>
      <w:r w:rsidR="005E44FC">
        <w:rPr>
          <w:noProof/>
        </w:rPr>
        <w:t>(</w:t>
      </w:r>
      <w:hyperlink w:anchor="_ENREF_76" w:tooltip="Shavit, 2009 #272" w:history="1">
        <w:r w:rsidR="00663A38">
          <w:rPr>
            <w:noProof/>
          </w:rPr>
          <w:t>Shavit et al. 2009</w:t>
        </w:r>
      </w:hyperlink>
      <w:r w:rsidR="005E44FC">
        <w:rPr>
          <w:noProof/>
        </w:rPr>
        <w:t>)</w:t>
      </w:r>
      <w:r w:rsidR="00505B23">
        <w:fldChar w:fldCharType="end"/>
      </w:r>
      <w:r w:rsidRPr="00FB03C4">
        <w:t xml:space="preserve"> through competitive displacement </w:t>
      </w:r>
      <w:r w:rsidR="00505B23">
        <w:fldChar w:fldCharType="begin"/>
      </w:r>
      <w:r w:rsidR="005E44FC">
        <w:instrText xml:space="preserve"> ADDIN EN.CITE &lt;EndNote&gt;&lt;Cite&gt;&lt;Author&gt;Cane&lt;/Author&gt;&lt;Year&gt;2017&lt;/Year&gt;&lt;RecNum&gt;273&lt;/RecNum&gt;&lt;DisplayText&gt;(Cane and Tepedino 2017)&lt;/DisplayText&gt;&lt;record&gt;&lt;rec-number&gt;273&lt;/rec-number&gt;&lt;foreign-keys&gt;&lt;key app="EN" db-id="efxxxd2elfvxfde05eev9swq9zv0dswrxzp2"&gt;273&lt;/key&gt;&lt;/foreign-keys&gt;&lt;ref-type name="Journal Article"&gt;17&lt;/ref-type&gt;&lt;contributors&gt;&lt;authors&gt;&lt;author&gt;Cane, James H&lt;/author&gt;&lt;author&gt;Tepedino, Vincent J&lt;/author&gt;&lt;/authors&gt;&lt;/contributors&gt;&lt;titles&gt;&lt;title&gt;Gauging the effect of honey bee pollen collection on native bee communities&lt;/title&gt;&lt;secondary-title&gt;Conservation Letters&lt;/secondary-title&gt;&lt;/titles&gt;&lt;periodical&gt;&lt;full-title&gt;Conservation Letters&lt;/full-title&gt;&lt;/periodical&gt;&lt;pages&gt;205-210&lt;/pages&gt;&lt;volume&gt;10&lt;/volume&gt;&lt;number&gt;2&lt;/number&gt;&lt;dates&gt;&lt;year&gt;2017&lt;/year&gt;&lt;/dates&gt;&lt;isbn&gt;1755-263X&lt;/isbn&gt;&lt;urls&gt;&lt;/urls&gt;&lt;/record&gt;&lt;/Cite&gt;&lt;/EndNote&gt;</w:instrText>
      </w:r>
      <w:r w:rsidR="00505B23">
        <w:fldChar w:fldCharType="separate"/>
      </w:r>
      <w:r w:rsidR="005E44FC">
        <w:rPr>
          <w:noProof/>
        </w:rPr>
        <w:t>(</w:t>
      </w:r>
      <w:hyperlink w:anchor="_ENREF_20" w:tooltip="Cane, 2017 #273" w:history="1">
        <w:r w:rsidR="00663A38">
          <w:rPr>
            <w:noProof/>
          </w:rPr>
          <w:t>Cane and Tepedino 2017</w:t>
        </w:r>
      </w:hyperlink>
      <w:r w:rsidR="005E44FC">
        <w:rPr>
          <w:noProof/>
        </w:rPr>
        <w:t>)</w:t>
      </w:r>
      <w:r w:rsidR="00505B23">
        <w:fldChar w:fldCharType="end"/>
      </w:r>
      <w:r w:rsidRPr="00FB03C4">
        <w:t xml:space="preserve">. Alternatively, </w:t>
      </w:r>
      <w:proofErr w:type="spellStart"/>
      <w:r w:rsidRPr="00FB03C4">
        <w:t>syrphid</w:t>
      </w:r>
      <w:proofErr w:type="spellEnd"/>
      <w:r w:rsidRPr="00FB03C4">
        <w:t xml:space="preserve"> visitation may have declined due</w:t>
      </w:r>
      <w:r>
        <w:t xml:space="preserve"> to changes in local abundances,</w:t>
      </w:r>
      <w:r w:rsidRPr="00FB03C4">
        <w:t xml:space="preserve"> particularly if their phenology is linked with annuals.</w:t>
      </w:r>
      <w:r>
        <w:t xml:space="preserve"> </w:t>
      </w:r>
      <w:r w:rsidRPr="00FB03C4">
        <w:rPr>
          <w:i/>
        </w:rPr>
        <w:t xml:space="preserve">E. </w:t>
      </w:r>
      <w:proofErr w:type="spellStart"/>
      <w:proofErr w:type="gramStart"/>
      <w:r w:rsidRPr="00FB03C4">
        <w:rPr>
          <w:i/>
        </w:rPr>
        <w:t>volucris</w:t>
      </w:r>
      <w:proofErr w:type="spellEnd"/>
      <w:proofErr w:type="gramEnd"/>
      <w:r w:rsidRPr="00FB03C4">
        <w:t xml:space="preserve"> is </w:t>
      </w:r>
      <w:proofErr w:type="spellStart"/>
      <w:r w:rsidRPr="00FB03C4">
        <w:t>multivoltine</w:t>
      </w:r>
      <w:proofErr w:type="spellEnd"/>
      <w:r w:rsidRPr="00FB03C4">
        <w:t xml:space="preserve"> </w:t>
      </w:r>
      <w:r w:rsidR="00505B23">
        <w:fldChar w:fldCharType="begin"/>
      </w:r>
      <w:r w:rsidR="005E44FC">
        <w:instrText xml:space="preserve"> ADDIN EN.CITE &lt;EndNote&gt;&lt;Cite&gt;&lt;Author&gt;Vockeroth&lt;/Author&gt;&lt;Year&gt;1992&lt;/Year&gt;&lt;RecNum&gt;268&lt;/RecNum&gt;&lt;DisplayText&gt;(Vockeroth 1992)&lt;/DisplayText&gt;&lt;record&gt;&lt;rec-number&gt;268&lt;/rec-number&gt;&lt;foreign-keys&gt;&lt;key app="EN" db-id="efxxxd2elfvxfde05eev9swq9zv0dswrxzp2"&gt;268&lt;/key&gt;&lt;/foreign-keys&gt;&lt;ref-type name="Book"&gt;6&lt;/ref-type&gt;&lt;contributors&gt;&lt;authors&gt;&lt;author&gt;Vockeroth, JR&lt;/author&gt;&lt;/authors&gt;&lt;/contributors&gt;&lt;titles&gt;&lt;title&gt;The flower flies of the subfamily Syrphinae of Canada, Alaska, and Greenland: Diptera, Syrphidae&lt;/title&gt;&lt;/titles&gt;&lt;volume&gt;1867&lt;/volume&gt;&lt;dates&gt;&lt;year&gt;1992&lt;/year&gt;&lt;/dates&gt;&lt;publisher&gt;Agriculture Canada&lt;/publisher&gt;&lt;isbn&gt;0660138301&lt;/isbn&gt;&lt;urls&gt;&lt;/urls&gt;&lt;/record&gt;&lt;/Cite&gt;&lt;/EndNote&gt;</w:instrText>
      </w:r>
      <w:r w:rsidR="00505B23">
        <w:fldChar w:fldCharType="separate"/>
      </w:r>
      <w:r w:rsidR="005E44FC">
        <w:rPr>
          <w:noProof/>
        </w:rPr>
        <w:t>(</w:t>
      </w:r>
      <w:hyperlink w:anchor="_ENREF_91" w:tooltip="Vockeroth, 1992 #268" w:history="1">
        <w:r w:rsidR="00663A38">
          <w:rPr>
            <w:noProof/>
          </w:rPr>
          <w:t>Vockeroth 1992</w:t>
        </w:r>
      </w:hyperlink>
      <w:r w:rsidR="005E44FC">
        <w:rPr>
          <w:noProof/>
        </w:rPr>
        <w:t>)</w:t>
      </w:r>
      <w:r w:rsidR="00505B23">
        <w:fldChar w:fldCharType="end"/>
      </w:r>
      <w:r w:rsidR="00505B23">
        <w:t xml:space="preserve"> </w:t>
      </w:r>
      <w:r w:rsidRPr="00FB03C4">
        <w:t xml:space="preserve">but the phenology of </w:t>
      </w:r>
      <w:r w:rsidRPr="00FB03C4">
        <w:rPr>
          <w:i/>
        </w:rPr>
        <w:t xml:space="preserve">E. </w:t>
      </w:r>
      <w:proofErr w:type="spellStart"/>
      <w:r w:rsidRPr="00FB03C4">
        <w:rPr>
          <w:i/>
        </w:rPr>
        <w:t>volucris</w:t>
      </w:r>
      <w:proofErr w:type="spellEnd"/>
      <w:r w:rsidRPr="00FB03C4">
        <w:t xml:space="preserve"> in desert systems has not been studied. Larval </w:t>
      </w:r>
      <w:r w:rsidRPr="00FB03C4">
        <w:rPr>
          <w:i/>
        </w:rPr>
        <w:t xml:space="preserve">E. </w:t>
      </w:r>
      <w:proofErr w:type="spellStart"/>
      <w:r w:rsidRPr="00FB03C4">
        <w:rPr>
          <w:i/>
        </w:rPr>
        <w:t>volucris</w:t>
      </w:r>
      <w:proofErr w:type="spellEnd"/>
      <w:r w:rsidRPr="00FB03C4">
        <w:t xml:space="preserve"> are aphid predators and their phenology appears to be tied to prey availability rather than floral resource availability </w:t>
      </w:r>
      <w:r w:rsidR="00505B23">
        <w:fldChar w:fldCharType="begin"/>
      </w:r>
      <w:r w:rsidR="001467D2">
        <w:instrText xml:space="preserve"> ADDIN EN.CITE &lt;EndNote&gt;&lt;Cite&gt;&lt;Author&gt;Iler&lt;/Author&gt;&lt;Year&gt;2013&lt;/Year&gt;&lt;RecNum&gt;270&lt;/RecNum&gt;&lt;DisplayText&gt;(Noma and Brewer 2008; Iler et al. 2013)&lt;/DisplayText&gt;&lt;record&gt;&lt;rec-number&gt;270&lt;/rec-number&gt;&lt;foreign-keys&gt;&lt;key app="EN" db-id="efxxxd2elfvxfde05eev9swq9zv0dswrxzp2"&gt;270&lt;/key&gt;&lt;/foreign-keys&gt;&lt;ref-type name="Journal Article"&gt;17&lt;/ref-type&gt;&lt;contributors&gt;&lt;authors&gt;&lt;author&gt;Iler, Amy M&lt;/author&gt;&lt;author&gt;Inouye, David W&lt;/author&gt;&lt;author&gt;Høye, Toke T&lt;/author&gt;&lt;author&gt;Miller‐Rushing, Abraham J&lt;/author&gt;&lt;author&gt;Burkle, Laura A&lt;/author&gt;&lt;author&gt;Johnston, Eleanor B&lt;/author&gt;&lt;/authors&gt;&lt;/contributors&gt;&lt;titles&gt;&lt;title&gt;Maintenance of temporal synchrony between syrphid flies and floral resources despite differential phenological responses to climate&lt;/title&gt;&lt;secondary-title&gt;Global Change Biology&lt;/secondary-title&gt;&lt;/titles&gt;&lt;periodical&gt;&lt;full-title&gt;Global Change Biology&lt;/full-title&gt;&lt;/periodical&gt;&lt;pages&gt;2348-2359&lt;/pages&gt;&lt;volume&gt;19&lt;/volume&gt;&lt;number&gt;8&lt;/number&gt;&lt;dates&gt;&lt;year&gt;2013&lt;/year&gt;&lt;/dates&gt;&lt;isbn&gt;1354-1013&lt;/isbn&gt;&lt;urls&gt;&lt;/urls&gt;&lt;/record&gt;&lt;/Cite&gt;&lt;Cite&gt;&lt;Author&gt;Noma&lt;/Author&gt;&lt;Year&gt;2008&lt;/Year&gt;&lt;RecNum&gt;40&lt;/RecNum&gt;&lt;record&gt;&lt;rec-number&gt;40&lt;/rec-number&gt;&lt;foreign-keys&gt;&lt;key app="EN" db-id="efxxxd2elfvxfde05eev9swq9zv0dswrxzp2"&gt;40&lt;/key&gt;&lt;/foreign-keys&gt;&lt;ref-type name="Journal Article"&gt;17&lt;/ref-type&gt;&lt;contributors&gt;&lt;authors&gt;&lt;author&gt;Noma, Takuji&lt;/author&gt;&lt;author&gt;Brewer, Michael J&lt;/author&gt;&lt;/authors&gt;&lt;/contributors&gt;&lt;titles&gt;&lt;title&gt;Seasonal abundance of resident parasitoids and predatory flies and corresponding soybean aphid densities, with comments on classical biological control of soybean aphid in the Midwest&lt;/title&gt;&lt;secondary-title&gt;Journal of Economic Entomology&lt;/secondary-title&gt;&lt;/titles&gt;&lt;periodical&gt;&lt;full-title&gt;Journal of Economic Entomology&lt;/full-title&gt;&lt;/periodical&gt;&lt;pages&gt;278-287&lt;/pages&gt;&lt;volume&gt;101&lt;/volume&gt;&lt;number&gt;2&lt;/number&gt;&lt;dates&gt;&lt;year&gt;2008&lt;/year&gt;&lt;/dates&gt;&lt;isbn&gt;1938-291X&lt;/isbn&gt;&lt;urls&gt;&lt;/urls&gt;&lt;/record&gt;&lt;/Cite&gt;&lt;/EndNote&gt;</w:instrText>
      </w:r>
      <w:r w:rsidR="00505B23">
        <w:fldChar w:fldCharType="separate"/>
      </w:r>
      <w:r w:rsidR="001467D2">
        <w:rPr>
          <w:noProof/>
        </w:rPr>
        <w:t>(</w:t>
      </w:r>
      <w:hyperlink w:anchor="_ENREF_58" w:tooltip="Noma, 2008 #40" w:history="1">
        <w:r w:rsidR="00663A38">
          <w:rPr>
            <w:noProof/>
          </w:rPr>
          <w:t>Noma and Brewer 2008</w:t>
        </w:r>
      </w:hyperlink>
      <w:r w:rsidR="001467D2">
        <w:rPr>
          <w:noProof/>
        </w:rPr>
        <w:t xml:space="preserve">; </w:t>
      </w:r>
      <w:hyperlink w:anchor="_ENREF_42" w:tooltip="Iler, 2013 #270" w:history="1">
        <w:r w:rsidR="00663A38">
          <w:rPr>
            <w:noProof/>
          </w:rPr>
          <w:t>Iler et al. 2013</w:t>
        </w:r>
      </w:hyperlink>
      <w:r w:rsidR="001467D2">
        <w:rPr>
          <w:noProof/>
        </w:rPr>
        <w:t>)</w:t>
      </w:r>
      <w:r w:rsidR="00505B23">
        <w:fldChar w:fldCharType="end"/>
      </w:r>
      <w:r w:rsidR="00753C6D">
        <w:t xml:space="preserve">. </w:t>
      </w:r>
      <w:r>
        <w:t>This suggests the influence of indirect shrub effects i.e. mediated through pollinator-pollinator interactions. This is a novel mechanism of pollinator-mediated competition in arid ecosystems that has the potential to be widespread.</w:t>
      </w:r>
    </w:p>
    <w:p w14:paraId="693860B2" w14:textId="77777777" w:rsidR="00B51372" w:rsidRPr="00F44DC3" w:rsidRDefault="00B51372" w:rsidP="00CC614D">
      <w:pPr>
        <w:spacing w:line="360" w:lineRule="auto"/>
      </w:pPr>
      <w:r w:rsidRPr="004C78B8">
        <w:t xml:space="preserve">There was evidence of facilitation by conspecific and </w:t>
      </w:r>
      <w:proofErr w:type="spellStart"/>
      <w:r w:rsidRPr="004C78B8">
        <w:t>heterospecific</w:t>
      </w:r>
      <w:proofErr w:type="spellEnd"/>
      <w:r w:rsidRPr="004C78B8">
        <w:t xml:space="preserve"> annual floral density for visitation concurrent with interference by shrubs suggesting that phenological matching with other flowering species within the community mediates </w:t>
      </w:r>
      <w:r>
        <w:t xml:space="preserve">net </w:t>
      </w:r>
      <w:r w:rsidRPr="004C78B8">
        <w:t>pollination success in this system.</w:t>
      </w:r>
      <w:r>
        <w:t xml:space="preserve"> </w:t>
      </w:r>
      <w:r w:rsidRPr="000F4137">
        <w:t xml:space="preserve">Additional foundation species including </w:t>
      </w:r>
      <w:proofErr w:type="spellStart"/>
      <w:r w:rsidRPr="000F4137">
        <w:rPr>
          <w:i/>
        </w:rPr>
        <w:t>Acamptopappus</w:t>
      </w:r>
      <w:proofErr w:type="spellEnd"/>
      <w:r w:rsidRPr="000F4137">
        <w:rPr>
          <w:i/>
        </w:rPr>
        <w:t xml:space="preserve"> </w:t>
      </w:r>
      <w:proofErr w:type="spellStart"/>
      <w:r w:rsidRPr="000F4137">
        <w:rPr>
          <w:i/>
        </w:rPr>
        <w:t>sphaerocephalus</w:t>
      </w:r>
      <w:proofErr w:type="spellEnd"/>
      <w:r w:rsidRPr="000F4137">
        <w:t xml:space="preserve">, </w:t>
      </w:r>
      <w:proofErr w:type="spellStart"/>
      <w:r w:rsidRPr="000F4137">
        <w:rPr>
          <w:i/>
        </w:rPr>
        <w:t>Opuntia</w:t>
      </w:r>
      <w:proofErr w:type="spellEnd"/>
      <w:r w:rsidRPr="000F4137">
        <w:rPr>
          <w:i/>
        </w:rPr>
        <w:t xml:space="preserve"> sp</w:t>
      </w:r>
      <w:r w:rsidRPr="000F4137">
        <w:t>.</w:t>
      </w:r>
      <w:r>
        <w:t xml:space="preserve"> </w:t>
      </w:r>
      <w:r w:rsidRPr="000F4137">
        <w:t xml:space="preserve">and </w:t>
      </w:r>
      <w:proofErr w:type="spellStart"/>
      <w:r w:rsidRPr="000F4137">
        <w:rPr>
          <w:i/>
        </w:rPr>
        <w:lastRenderedPageBreak/>
        <w:t>Ericameria</w:t>
      </w:r>
      <w:proofErr w:type="spellEnd"/>
      <w:r w:rsidRPr="000F4137">
        <w:rPr>
          <w:i/>
        </w:rPr>
        <w:t xml:space="preserve"> </w:t>
      </w:r>
      <w:proofErr w:type="spellStart"/>
      <w:r w:rsidRPr="000F4137">
        <w:rPr>
          <w:i/>
        </w:rPr>
        <w:t>cooperi</w:t>
      </w:r>
      <w:proofErr w:type="spellEnd"/>
      <w:r>
        <w:t xml:space="preserve"> </w:t>
      </w:r>
      <w:r w:rsidRPr="000F4137">
        <w:t xml:space="preserve">entered into bloom alongside </w:t>
      </w:r>
      <w:r w:rsidRPr="000F4137">
        <w:rPr>
          <w:i/>
        </w:rPr>
        <w:t xml:space="preserve">L. </w:t>
      </w:r>
      <w:proofErr w:type="spellStart"/>
      <w:r w:rsidRPr="000F4137">
        <w:rPr>
          <w:i/>
        </w:rPr>
        <w:t>tridentata</w:t>
      </w:r>
      <w:proofErr w:type="spellEnd"/>
      <w:r w:rsidRPr="000F4137">
        <w:t xml:space="preserve"> while annual floral density decreased, signifying a seasonal shift from annual floral dominance to shrub floral dominance. Phenological separation between annuals and shrubs is frequently observed in South Western desert ecosystems </w:t>
      </w:r>
      <w:r w:rsidR="00753C6D">
        <w:fldChar w:fldCharType="begin">
          <w:fldData xml:space="preserve">PEVuZE5vdGU+PENpdGU+PEF1dGhvcj5DYWJsZTwvQXV0aG9yPjxZZWFyPjE5Njk8L1llYXI+PFJl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</w:fldData>
        </w:fldChar>
      </w:r>
      <w:r w:rsidR="005E44FC">
        <w:instrText xml:space="preserve"> ADDIN EN.CITE </w:instrText>
      </w:r>
      <w:r w:rsidR="005E44FC">
        <w:fldChar w:fldCharType="begin">
          <w:fldData xml:space="preserve">PEVuZE5vdGU+PENpdGU+PEF1dGhvcj5DYWJsZTwvQXV0aG9yPjxZZWFyPjE5Njk8L1llYXI+PFJl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</w:fldData>
        </w:fldChar>
      </w:r>
      <w:r w:rsidR="005E44FC">
        <w:instrText xml:space="preserve"> ADDIN EN.CITE.DATA </w:instrText>
      </w:r>
      <w:r w:rsidR="005E44FC">
        <w:fldChar w:fldCharType="end"/>
      </w:r>
      <w:r w:rsidR="00753C6D">
        <w:fldChar w:fldCharType="separate"/>
      </w:r>
      <w:r w:rsidR="005E44FC">
        <w:rPr>
          <w:noProof/>
        </w:rPr>
        <w:t>(</w:t>
      </w:r>
      <w:hyperlink w:anchor="_ENREF_15" w:tooltip="Cable, 1969 #303" w:history="1">
        <w:r w:rsidR="00663A38">
          <w:rPr>
            <w:noProof/>
          </w:rPr>
          <w:t>Cable 1969</w:t>
        </w:r>
      </w:hyperlink>
      <w:r w:rsidR="005E44FC">
        <w:rPr>
          <w:noProof/>
        </w:rPr>
        <w:t xml:space="preserve">; </w:t>
      </w:r>
      <w:hyperlink w:anchor="_ENREF_37" w:tooltip="Halvorson, 1975 #302" w:history="1">
        <w:r w:rsidR="00663A38">
          <w:rPr>
            <w:noProof/>
          </w:rPr>
          <w:t>Halvorson and Patten 1975</w:t>
        </w:r>
      </w:hyperlink>
      <w:r w:rsidR="005E44FC">
        <w:rPr>
          <w:noProof/>
        </w:rPr>
        <w:t xml:space="preserve">; </w:t>
      </w:r>
      <w:hyperlink w:anchor="_ENREF_44" w:tooltip="Jennings, 2001 #5" w:history="1">
        <w:r w:rsidR="00663A38">
          <w:rPr>
            <w:noProof/>
          </w:rPr>
          <w:t>Jennings 2001</w:t>
        </w:r>
      </w:hyperlink>
      <w:r w:rsidR="005E44FC">
        <w:rPr>
          <w:noProof/>
        </w:rPr>
        <w:t>)</w:t>
      </w:r>
      <w:r w:rsidR="00753C6D">
        <w:fldChar w:fldCharType="end"/>
      </w:r>
      <w:r w:rsidR="00753C6D">
        <w:t xml:space="preserve">. </w:t>
      </w:r>
      <w:r w:rsidRPr="000F4137">
        <w:t xml:space="preserve">Exploitation competition of early-blooming spring annuals by later-blooming cornucopia plants offering copious resources contributes to phenological divergence in the alpine </w:t>
      </w:r>
      <w:r w:rsidR="00753C6D">
        <w:fldChar w:fldCharType="begin"/>
      </w:r>
      <w:r w:rsidR="005E44FC">
        <w:instrText xml:space="preserve"> ADDIN EN.CITE &lt;EndNote&gt;&lt;Cite&gt;&lt;Author&gt;Mosquin&lt;/Author&gt;&lt;Year&gt;1971&lt;/Year&gt;&lt;RecNum&gt;35&lt;/RecNum&gt;&lt;DisplayText&gt;(Mosquin 1971)&lt;/DisplayText&gt;&lt;record&gt;&lt;rec-number&gt;35&lt;/rec-number&gt;&lt;foreign-keys&gt;&lt;key app="EN" db-id="efxxxd2elfvxfde05eev9swq9zv0dswrxzp2"&gt;35&lt;/key&gt;&lt;/foreign-keys&gt;&lt;ref-type name="Journal Article"&gt;17&lt;/ref-type&gt;&lt;contributors&gt;&lt;authors&gt;&lt;author&gt;Mosquin, Theodore&lt;/author&gt;&lt;/authors&gt;&lt;/contributors&gt;&lt;titles&gt;&lt;title&gt;Competition for pollinators as a stimulus for the evolution of flowering time&lt;/title&gt;&lt;secondary-title&gt;Oikos&lt;/secondary-title&gt;&lt;/titles&gt;&lt;periodical&gt;&lt;full-title&gt;Oikos&lt;/full-title&gt;&lt;/periodical&gt;&lt;pages&gt;398-402&lt;/pages&gt;&lt;dates&gt;&lt;year&gt;1971&lt;/year&gt;&lt;/dates&gt;&lt;isbn&gt;0030-1299&lt;/isbn&gt;&lt;urls&gt;&lt;/urls&gt;&lt;/record&gt;&lt;/Cite&gt;&lt;/EndNote&gt;</w:instrText>
      </w:r>
      <w:r w:rsidR="00753C6D">
        <w:fldChar w:fldCharType="separate"/>
      </w:r>
      <w:r w:rsidR="005E44FC">
        <w:rPr>
          <w:noProof/>
        </w:rPr>
        <w:t>(</w:t>
      </w:r>
      <w:hyperlink w:anchor="_ENREF_57" w:tooltip="Mosquin, 1971 #35" w:history="1">
        <w:r w:rsidR="00663A38">
          <w:rPr>
            <w:noProof/>
          </w:rPr>
          <w:t>Mosquin 1971</w:t>
        </w:r>
      </w:hyperlink>
      <w:r w:rsidR="005E44FC">
        <w:rPr>
          <w:noProof/>
        </w:rPr>
        <w:t>)</w:t>
      </w:r>
      <w:r w:rsidR="00753C6D">
        <w:fldChar w:fldCharType="end"/>
      </w:r>
      <w:r w:rsidRPr="000F4137">
        <w:t xml:space="preserve">. </w:t>
      </w:r>
      <w:r w:rsidRPr="00F44DC3">
        <w:t xml:space="preserve">Thus the </w:t>
      </w:r>
      <w:r>
        <w:t>timing of blooming is</w:t>
      </w:r>
      <w:r w:rsidRPr="00F44DC3">
        <w:t xml:space="preserve"> important for competition avoidance, but also to benefit from co-blooming with conspecifics and facilitating </w:t>
      </w:r>
      <w:proofErr w:type="spellStart"/>
      <w:r w:rsidRPr="00F44DC3">
        <w:t>heterospecifics</w:t>
      </w:r>
      <w:proofErr w:type="spellEnd"/>
      <w:r w:rsidRPr="00F44DC3">
        <w:t>.</w:t>
      </w:r>
      <w:r>
        <w:t xml:space="preserve"> Generally, the relative effect of blooming i.e. the temporal shift was greater in annual and arthropod communities than the effect of spatial association with </w:t>
      </w:r>
      <w:r>
        <w:rPr>
          <w:i/>
        </w:rPr>
        <w:t xml:space="preserve">L. </w:t>
      </w:r>
      <w:proofErr w:type="spellStart"/>
      <w:r>
        <w:rPr>
          <w:i/>
        </w:rPr>
        <w:t>tridentata</w:t>
      </w:r>
      <w:proofErr w:type="spellEnd"/>
      <w:r>
        <w:rPr>
          <w:i/>
        </w:rPr>
        <w:t>.</w:t>
      </w:r>
      <w:r>
        <w:t xml:space="preserve"> However, the intensity of the interaction depended on the specific metric measured. In the Mojave Desert, substantial within season changes to the intensity of facilitation and competition between shrubs and annuals can occur </w:t>
      </w:r>
      <w:r w:rsidR="00753C6D">
        <w:fldChar w:fldCharType="begin"/>
      </w:r>
      <w:r w:rsidR="005E44FC">
        <w:instrText xml:space="preserve"> ADDIN EN.CITE &lt;EndNote&gt;&lt;Cite&gt;&lt;Author&gt;Holzapfel&lt;/Author&gt;&lt;Year&gt;1999&lt;/Year&gt;&lt;RecNum&gt;18&lt;/RecNum&gt;&lt;DisplayText&gt;(Holzapfel and Mahall 1999)&lt;/DisplayText&gt;&lt;record&gt;&lt;rec-number&gt;18&lt;/rec-number&gt;&lt;foreign-keys&gt;&lt;key app="EN" db-id="efxxxd2elfvxfde05eev9swq9zv0dswrxzp2"&gt;18&lt;/key&gt;&lt;/foreign-keys&gt;&lt;ref-type name="Journal Article"&gt;17&lt;/ref-type&gt;&lt;contributors&gt;&lt;authors&gt;&lt;author&gt;Holzapfel, Claus&lt;/author&gt;&lt;author&gt;Mahall, Bruce E&lt;/author&gt;&lt;/authors&gt;&lt;/contributors&gt;&lt;titles&gt;&lt;title&gt;Bidirectional facilitation and interference between shrubs and annuals in the Mojave Desert&lt;/title&gt;&lt;secondary-title&gt;Ecology&lt;/secondary-title&gt;&lt;/titles&gt;&lt;periodical&gt;&lt;full-title&gt;Ecology&lt;/full-title&gt;&lt;/periodical&gt;&lt;pages&gt;1747-1761&lt;/pages&gt;&lt;volume&gt;80&lt;/volume&gt;&lt;number&gt;5&lt;/number&gt;&lt;dates&gt;&lt;year&gt;1999&lt;/year&gt;&lt;/dates&gt;&lt;isbn&gt;1939-9170&lt;/isbn&gt;&lt;urls&gt;&lt;/urls&gt;&lt;/record&gt;&lt;/Cite&gt;&lt;/EndNote&gt;</w:instrText>
      </w:r>
      <w:r w:rsidR="00753C6D">
        <w:fldChar w:fldCharType="separate"/>
      </w:r>
      <w:r w:rsidR="005E44FC">
        <w:rPr>
          <w:noProof/>
        </w:rPr>
        <w:t>(</w:t>
      </w:r>
      <w:hyperlink w:anchor="_ENREF_40" w:tooltip="Holzapfel, 1999 #18" w:history="1">
        <w:r w:rsidR="00663A38">
          <w:rPr>
            <w:noProof/>
          </w:rPr>
          <w:t>Holzapfel and Mahall 1999</w:t>
        </w:r>
      </w:hyperlink>
      <w:r w:rsidR="005E44FC">
        <w:rPr>
          <w:noProof/>
        </w:rPr>
        <w:t>)</w:t>
      </w:r>
      <w:r w:rsidR="00753C6D">
        <w:fldChar w:fldCharType="end"/>
      </w:r>
      <w:r>
        <w:t xml:space="preserve">. Similarly, near the Negev desert the intensity of interactions between annuals varies with both life stage and temporal changes </w:t>
      </w:r>
      <w:r w:rsidR="00753C6D">
        <w:fldChar w:fldCharType="begin"/>
      </w:r>
      <w:r w:rsidR="005E44FC">
        <w:instrText xml:space="preserve"> ADDIN EN.CITE &lt;EndNote&gt;&lt;Cite&gt;&lt;Author&gt;Schiffers&lt;/Author&gt;&lt;Year&gt;2006&lt;/Year&gt;&lt;RecNum&gt;295&lt;/RecNum&gt;&lt;DisplayText&gt;(Schiffers and Tielbörger 2006)&lt;/DisplayText&gt;&lt;record&gt;&lt;rec-number&gt;295&lt;/rec-number&gt;&lt;foreign-keys&gt;&lt;key app="EN" db-id="efxxxd2elfvxfde05eev9swq9zv0dswrxzp2"&gt;295&lt;/key&gt;&lt;/foreign-keys&gt;&lt;ref-type name="Journal Article"&gt;17&lt;/ref-type&gt;&lt;contributors&gt;&lt;authors&gt;&lt;author&gt;Schiffers, Katja&lt;/author&gt;&lt;author&gt;Tielbörger, Katja&lt;/author&gt;&lt;/authors&gt;&lt;/contributors&gt;&lt;titles&gt;&lt;title&gt;Ontogenetic shifts in interactions among annual plants&lt;/title&gt;&lt;secondary-title&gt;Journal of Ecology&lt;/secondary-title&gt;&lt;/titles&gt;&lt;periodical&gt;&lt;full-title&gt;Journal of Ecology&lt;/full-title&gt;&lt;/periodical&gt;&lt;pages&gt;336-341&lt;/pages&gt;&lt;volume&gt;94&lt;/volume&gt;&lt;number&gt;2&lt;/number&gt;&lt;dates&gt;&lt;year&gt;2006&lt;/year&gt;&lt;/dates&gt;&lt;isbn&gt;0022-0477&lt;/isbn&gt;&lt;urls&gt;&lt;/urls&gt;&lt;/record&gt;&lt;/Cite&gt;&lt;/EndNote&gt;</w:instrText>
      </w:r>
      <w:r w:rsidR="00753C6D">
        <w:fldChar w:fldCharType="separate"/>
      </w:r>
      <w:r w:rsidR="005E44FC">
        <w:rPr>
          <w:noProof/>
        </w:rPr>
        <w:t>(</w:t>
      </w:r>
      <w:hyperlink w:anchor="_ENREF_75" w:tooltip="Schiffers, 2006 #295" w:history="1">
        <w:r w:rsidR="00663A38">
          <w:rPr>
            <w:noProof/>
          </w:rPr>
          <w:t>Schiffers and Tielbörger 2006</w:t>
        </w:r>
      </w:hyperlink>
      <w:r w:rsidR="005E44FC">
        <w:rPr>
          <w:noProof/>
        </w:rPr>
        <w:t>)</w:t>
      </w:r>
      <w:r w:rsidR="00753C6D">
        <w:fldChar w:fldCharType="end"/>
      </w:r>
      <w:r>
        <w:t xml:space="preserve">. The shifts in both arthropod composition and annual performance measures show that phenology </w:t>
      </w:r>
      <w:r w:rsidRPr="00561142">
        <w:t>is a critical medi</w:t>
      </w:r>
      <w:r>
        <w:t>ator of net outcomes between multiple trophic levels.</w:t>
      </w:r>
    </w:p>
    <w:p w14:paraId="32E2787D" w14:textId="77777777" w:rsidR="00B51372" w:rsidRDefault="00B51372" w:rsidP="00CC614D">
      <w:pPr>
        <w:spacing w:line="360" w:lineRule="auto"/>
      </w:pPr>
      <w:r>
        <w:t>In this study, facilitation in germination and early growth came at a potential net fitness cost via competition for pollination during reproductive life stages. Life-stage dependent tradeoffs within nurse-protégé associations between perennials are well documented with facilitation in early life shifting to resource competition later in life</w:t>
      </w:r>
      <w:r w:rsidR="00753C6D">
        <w:t xml:space="preserve"> </w:t>
      </w:r>
      <w:r w:rsidR="00753C6D">
        <w:fldChar w:fldCharType="begin"/>
      </w:r>
      <w:r w:rsidR="001467D2">
        <w:instrText xml:space="preserve"> ADDIN EN.CITE &lt;EndNote&gt;&lt;Cite&gt;&lt;Author&gt;Valiente-Banuet&lt;/Author&gt;&lt;Year&gt;1991&lt;/Year&gt;&lt;RecNum&gt;143&lt;/RecNum&gt;&lt;DisplayText&gt;(Yeaton 1978; Valiente-Banuet et al. 1991)&lt;/DisplayText&gt;&lt;record&gt;&lt;rec-number&gt;143&lt;/rec-number&gt;&lt;foreign-keys&gt;&lt;key app="EN" db-id="efxxxd2elfvxfde05eev9swq9zv0dswrxzp2"&gt;143&lt;/key&gt;&lt;/foreign-keys&gt;&lt;ref-type name="Journal Article"&gt;17&lt;/ref-type&gt;&lt;contributors&gt;&lt;authors&gt;&lt;author&gt;Valiente-Banuet, A.&lt;/author&gt;&lt;author&gt;Bolongaro-Crevenna, A.&lt;/author&gt;&lt;author&gt;Briones, O.&lt;/author&gt;&lt;author&gt;Ezcurra, E.&lt;/author&gt;&lt;author&gt;Rosas, M.&lt;/author&gt;&lt;author&gt;Nuñez, H.&lt;/author&gt;&lt;author&gt;Barnard, G.&lt;/author&gt;&lt;author&gt;Vazquez, E.&lt;/author&gt;&lt;/authors&gt;&lt;/contributors&gt;&lt;titles&gt;&lt;title&gt;Spatial relationships between cacti and nurse shrubs in a semi‐arid environment in central Mexico&lt;/title&gt;&lt;secondary-title&gt;Journal of Vegetation Science&lt;/secondary-title&gt;&lt;/titles&gt;&lt;periodical&gt;&lt;full-title&gt;Journal of Vegetation Science&lt;/full-title&gt;&lt;/periodical&gt;&lt;pages&gt;15-20&lt;/pages&gt;&lt;volume&gt;2&lt;/volume&gt;&lt;number&gt;1&lt;/number&gt;&lt;dates&gt;&lt;year&gt;1991&lt;/year&gt;&lt;/dates&gt;&lt;urls&gt;&lt;/urls&gt;&lt;/record&gt;&lt;/Cite&gt;&lt;Cite&gt;&lt;Author&gt;Yeaton&lt;/Author&gt;&lt;Year&gt;1978&lt;/Year&gt;&lt;RecNum&gt;15&lt;/RecNum&gt;&lt;record&gt;&lt;rec-number&gt;15&lt;/rec-number&gt;&lt;foreign-keys&gt;&lt;key app="EN" db-id="efxxxd2elfvxfde05eev9swq9zv0dswrxzp2"&gt;15&lt;/key&gt;&lt;/foreign-keys&gt;&lt;ref-type name="Journal Article"&gt;17&lt;/ref-type&gt;&lt;contributors&gt;&lt;authors&gt;&lt;author&gt;Yeaton, Richard I&lt;/author&gt;&lt;/authors&gt;&lt;/contributors&gt;&lt;titles&gt;&lt;title&gt;A cyclical relationship between Larrea tridentata and Opuntia leptocaulis in the northern Chihuahuan Desert&lt;/title&gt;&lt;secondary-title&gt;The Journal of Ecology&lt;/secondary-title&gt;&lt;/titles&gt;&lt;periodical&gt;&lt;full-title&gt;The Journal of Ecology&lt;/full-title&gt;&lt;/periodical&gt;&lt;pages&gt;651-656&lt;/pages&gt;&lt;dates&gt;&lt;year&gt;1978&lt;/year&gt;&lt;/dates&gt;&lt;isbn&gt;0022-0477&lt;/isbn&gt;&lt;urls&gt;&lt;/urls&gt;&lt;/record&gt;&lt;/Cite&gt;&lt;/EndNote&gt;</w:instrText>
      </w:r>
      <w:r w:rsidR="00753C6D">
        <w:fldChar w:fldCharType="separate"/>
      </w:r>
      <w:r w:rsidR="001467D2">
        <w:rPr>
          <w:noProof/>
        </w:rPr>
        <w:t>(</w:t>
      </w:r>
      <w:hyperlink w:anchor="_ENREF_95" w:tooltip="Yeaton, 1978 #15" w:history="1">
        <w:r w:rsidR="00663A38">
          <w:rPr>
            <w:noProof/>
          </w:rPr>
          <w:t>Yeaton 1978</w:t>
        </w:r>
      </w:hyperlink>
      <w:r w:rsidR="001467D2">
        <w:rPr>
          <w:noProof/>
        </w:rPr>
        <w:t xml:space="preserve">; </w:t>
      </w:r>
      <w:hyperlink w:anchor="_ENREF_87" w:tooltip="Valiente-Banuet, 1991 #143" w:history="1">
        <w:r w:rsidR="00663A38">
          <w:rPr>
            <w:noProof/>
          </w:rPr>
          <w:t>Valiente-Banuet et al. 1991</w:t>
        </w:r>
      </w:hyperlink>
      <w:r w:rsidR="001467D2">
        <w:rPr>
          <w:noProof/>
        </w:rPr>
        <w:t>)</w:t>
      </w:r>
      <w:r w:rsidR="00753C6D">
        <w:fldChar w:fldCharType="end"/>
      </w:r>
      <w:r>
        <w:t xml:space="preserve">. Trade-offs between animal-mediated indirect interactions can also occur between different life stages. For example, thorny plants can facilitate for germination, but later these benefactors compete through decoy effects by deflecting herbivores towards the beneficiary </w:t>
      </w:r>
      <w:r w:rsidR="00753C6D">
        <w:fldChar w:fldCharType="begin"/>
      </w:r>
      <w:r w:rsidR="005E44FC">
        <w:instrText xml:space="preserve"> ADDIN EN.CITE &lt;EndNote&gt;&lt;Cite&gt;&lt;Author&gt;Van Der Putten&lt;/Author&gt;&lt;Year&gt;2009&lt;/Year&gt;&lt;RecNum&gt;296&lt;/RecNum&gt;&lt;DisplayText&gt;(Van Der Putten 2009)&lt;/DisplayText&gt;&lt;record&gt;&lt;rec-number&gt;296&lt;/rec-number&gt;&lt;foreign-keys&gt;&lt;key app="EN" db-id="efxxxd2elfvxfde05eev9swq9zv0dswrxzp2"&gt;296&lt;/key&gt;&lt;/foreign-keys&gt;&lt;ref-type name="Journal Article"&gt;17&lt;/ref-type&gt;&lt;contributors&gt;&lt;authors&gt;&lt;author&gt;Van Der Putten, Wim H&lt;/author&gt;&lt;/authors&gt;&lt;/contributors&gt;&lt;titles&gt;&lt;title&gt;A multitrophic perspective on functioning and evolution of facilitation in plant communities&lt;/title&gt;&lt;secondary-title&gt;Journal of Ecology&lt;/secondary-title&gt;&lt;/titles&gt;&lt;periodical&gt;&lt;full-title&gt;Journal of Ecology&lt;/full-title&gt;&lt;/periodical&gt;&lt;pages&gt;1131-1138&lt;/pages&gt;&lt;volume&gt;97&lt;/volume&gt;&lt;number&gt;6&lt;/number&gt;&lt;dates&gt;&lt;year&gt;2009&lt;/year&gt;&lt;/dates&gt;&lt;isbn&gt;1365-2745&lt;/isbn&gt;&lt;urls&gt;&lt;/urls&gt;&lt;/record&gt;&lt;/Cite&gt;&lt;/EndNote&gt;</w:instrText>
      </w:r>
      <w:r w:rsidR="00753C6D">
        <w:fldChar w:fldCharType="separate"/>
      </w:r>
      <w:r w:rsidR="005E44FC">
        <w:rPr>
          <w:noProof/>
        </w:rPr>
        <w:t>(</w:t>
      </w:r>
      <w:hyperlink w:anchor="_ENREF_89" w:tooltip="Van Der Putten, 2009 #296" w:history="1">
        <w:r w:rsidR="00663A38">
          <w:rPr>
            <w:noProof/>
          </w:rPr>
          <w:t>Van Der Putten 2009</w:t>
        </w:r>
      </w:hyperlink>
      <w:r w:rsidR="005E44FC">
        <w:rPr>
          <w:noProof/>
        </w:rPr>
        <w:t>)</w:t>
      </w:r>
      <w:r w:rsidR="00753C6D">
        <w:fldChar w:fldCharType="end"/>
      </w:r>
      <w:r>
        <w:t>. Grass-tree (</w:t>
      </w:r>
      <w:proofErr w:type="spellStart"/>
      <w:r w:rsidRPr="00976444">
        <w:rPr>
          <w:i/>
        </w:rPr>
        <w:t>Xanthorrhoea</w:t>
      </w:r>
      <w:proofErr w:type="spellEnd"/>
      <w:r w:rsidRPr="00976444">
        <w:rPr>
          <w:i/>
        </w:rPr>
        <w:t xml:space="preserve"> </w:t>
      </w:r>
      <w:proofErr w:type="spellStart"/>
      <w:r w:rsidRPr="00976444">
        <w:rPr>
          <w:i/>
        </w:rPr>
        <w:t>semiplana</w:t>
      </w:r>
      <w:proofErr w:type="spellEnd"/>
      <w:r>
        <w:t>) facilitates the pink-lipped spider orchid (</w:t>
      </w:r>
      <w:proofErr w:type="spellStart"/>
      <w:r w:rsidRPr="00976444">
        <w:rPr>
          <w:i/>
        </w:rPr>
        <w:t>Caladenia</w:t>
      </w:r>
      <w:proofErr w:type="spellEnd"/>
      <w:r w:rsidRPr="00976444">
        <w:rPr>
          <w:i/>
        </w:rPr>
        <w:t xml:space="preserve"> syn. </w:t>
      </w:r>
      <w:proofErr w:type="spellStart"/>
      <w:r w:rsidRPr="00976444">
        <w:rPr>
          <w:i/>
        </w:rPr>
        <w:t>Arachnorchis</w:t>
      </w:r>
      <w:proofErr w:type="spellEnd"/>
      <w:r w:rsidRPr="00976444">
        <w:rPr>
          <w:i/>
        </w:rPr>
        <w:t xml:space="preserve"> </w:t>
      </w:r>
      <w:proofErr w:type="spellStart"/>
      <w:r w:rsidRPr="00976444">
        <w:rPr>
          <w:i/>
        </w:rPr>
        <w:t>behrii</w:t>
      </w:r>
      <w:proofErr w:type="spellEnd"/>
      <w:r>
        <w:t xml:space="preserve">) by protecting it from herbivores but reduces its pollination services through non-floral interference </w:t>
      </w:r>
      <w:r w:rsidR="00753C6D">
        <w:fldChar w:fldCharType="begin"/>
      </w:r>
      <w:r w:rsidR="005E44FC">
        <w:instrText xml:space="preserve"> ADDIN EN.CITE &lt;EndNote&gt;&lt;Cite&gt;&lt;Author&gt;Petit&lt;/Author&gt;&lt;Year&gt;2005&lt;/Year&gt;&lt;RecNum&gt;304&lt;/RecNum&gt;&lt;DisplayText&gt;(Petit and Dickson 2005)&lt;/DisplayText&gt;&lt;record&gt;&lt;rec-number&gt;304&lt;/rec-number&gt;&lt;foreign-keys&gt;&lt;key app="EN" db-id="efxxxd2elfvxfde05eev9swq9zv0dswrxzp2"&gt;304&lt;/key&gt;&lt;/foreign-keys&gt;&lt;ref-type name="Journal Article"&gt;17&lt;/ref-type&gt;&lt;contributors&gt;&lt;authors&gt;&lt;author&gt;Petit, Sophie&lt;/author&gt;&lt;author&gt;Dickson, Catherine Ruth&lt;/author&gt;&lt;/authors&gt;&lt;/contributors&gt;&lt;titles&gt;&lt;title&gt;Grass-tree (Xanthorrhoea semiplana, Liliaceae) facilitation of the endangered pink-lipped spider orchid (Caladenia syn. Arachnorchis behrii, Orchidaceae) varies in South Australia&lt;/title&gt;&lt;secondary-title&gt;Australian Journal of Botany&lt;/secondary-title&gt;&lt;/titles&gt;&lt;periodical&gt;&lt;full-title&gt;Australian Journal of Botany&lt;/full-title&gt;&lt;/periodical&gt;&lt;pages&gt;455-464&lt;/pages&gt;&lt;volume&gt;53&lt;/volume&gt;&lt;number&gt;5&lt;/number&gt;&lt;dates&gt;&lt;year&gt;2005&lt;/year&gt;&lt;/dates&gt;&lt;isbn&gt;1444-9862&lt;/isbn&gt;&lt;urls&gt;&lt;/urls&gt;&lt;/record&gt;&lt;/Cite&gt;&lt;/EndNote&gt;</w:instrText>
      </w:r>
      <w:r w:rsidR="00753C6D">
        <w:fldChar w:fldCharType="separate"/>
      </w:r>
      <w:r w:rsidR="005E44FC">
        <w:rPr>
          <w:noProof/>
        </w:rPr>
        <w:t>(</w:t>
      </w:r>
      <w:hyperlink w:anchor="_ENREF_61" w:tooltip="Petit, 2005 #304" w:history="1">
        <w:r w:rsidR="00663A38">
          <w:rPr>
            <w:noProof/>
          </w:rPr>
          <w:t>Petit and Dickson 2005</w:t>
        </w:r>
      </w:hyperlink>
      <w:r w:rsidR="005E44FC">
        <w:rPr>
          <w:noProof/>
        </w:rPr>
        <w:t>)</w:t>
      </w:r>
      <w:r w:rsidR="00753C6D">
        <w:fldChar w:fldCharType="end"/>
      </w:r>
      <w:r w:rsidR="00027E3A">
        <w:t>. To our knowledge, our</w:t>
      </w:r>
      <w:r>
        <w:t xml:space="preserve"> study is the first demonstration of a beneficial flowering nurse plant engaging in exploitation competition with its beneficiaries for pollinators. In arid environments, annuals invest more into reproduction than growth</w:t>
      </w:r>
      <w:r w:rsidR="00753C6D">
        <w:t xml:space="preserve"> </w:t>
      </w:r>
      <w:r w:rsidR="00753C6D">
        <w:fldChar w:fldCharType="begin"/>
      </w:r>
      <w:r w:rsidR="005E44FC">
        <w:instrText xml:space="preserve"> ADDIN EN.CITE &lt;EndNote&gt;&lt;Cite&gt;&lt;Author&gt;Petrů&lt;/Author&gt;&lt;Year&gt;2006&lt;/Year&gt;&lt;RecNum&gt;297&lt;/RecNum&gt;&lt;DisplayText&gt;(Petrů et al. 2006)&lt;/DisplayText&gt;&lt;record&gt;&lt;rec-number&gt;297&lt;/rec-number&gt;&lt;foreign-keys&gt;&lt;key app="EN" db-id="efxxxd2elfvxfde05eev9swq9zv0dswrxzp2"&gt;297&lt;/key&gt;&lt;/foreign-keys&gt;&lt;ref-type name="Journal Article"&gt;17&lt;/ref-type&gt;&lt;contributors&gt;&lt;authors&gt;&lt;author&gt;Petrů, Martina&lt;/author&gt;&lt;author&gt;Tielbörger, Katja&lt;/author&gt;&lt;author&gt;Belkin, Ruthie&lt;/author&gt;&lt;author&gt;Sternberg, Marcelo&lt;/author&gt;&lt;author&gt;Jeltsch, Florian&lt;/author&gt;&lt;/authors&gt;&lt;/contributors&gt;&lt;titles&gt;&lt;title&gt;Life history variation in an annual plant under two opposing environmental constraints along an aridity gradient&lt;/title&gt;&lt;secondary-title&gt;Ecography&lt;/secondary-title&gt;&lt;/titles&gt;&lt;periodical&gt;&lt;full-title&gt;Ecography&lt;/full-title&gt;&lt;/periodical&gt;&lt;pages&gt;66-74&lt;/pages&gt;&lt;volume&gt;29&lt;/volume&gt;&lt;number&gt;1&lt;/number&gt;&lt;dates&gt;&lt;year&gt;2006&lt;/year&gt;&lt;/dates&gt;&lt;isbn&gt;0906-7590&lt;/isbn&gt;&lt;urls&gt;&lt;/urls&gt;&lt;/record&gt;&lt;/Cite&gt;&lt;/EndNote&gt;</w:instrText>
      </w:r>
      <w:r w:rsidR="00753C6D">
        <w:fldChar w:fldCharType="separate"/>
      </w:r>
      <w:r w:rsidR="005E44FC">
        <w:rPr>
          <w:noProof/>
        </w:rPr>
        <w:t>(</w:t>
      </w:r>
      <w:hyperlink w:anchor="_ENREF_62" w:tooltip="Petrů, 2006 #297" w:history="1">
        <w:r w:rsidR="00663A38">
          <w:rPr>
            <w:noProof/>
          </w:rPr>
          <w:t>Petrů et al. 2006</w:t>
        </w:r>
      </w:hyperlink>
      <w:r w:rsidR="005E44FC">
        <w:rPr>
          <w:noProof/>
        </w:rPr>
        <w:t>)</w:t>
      </w:r>
      <w:r w:rsidR="00753C6D">
        <w:fldChar w:fldCharType="end"/>
      </w:r>
      <w:r w:rsidR="00753C6D">
        <w:t xml:space="preserve"> </w:t>
      </w:r>
      <w:r>
        <w:t xml:space="preserve">and are often found concentrated under shrubs </w:t>
      </w:r>
      <w:r w:rsidR="00753C6D">
        <w:fldChar w:fldCharType="begin"/>
      </w:r>
      <w:r w:rsidR="005E44FC">
        <w:instrText xml:space="preserve"> ADDIN EN.CITE &lt;EndNote&gt;&lt;Cite&gt;&lt;Author&gt;Facelli&lt;/Author&gt;&lt;Year&gt;2002&lt;/Year&gt;&lt;RecNum&gt;24&lt;/RecNum&gt;&lt;DisplayText&gt;(Facelli and Temby 2002)&lt;/DisplayText&gt;&lt;record&gt;&lt;rec-number&gt;24&lt;/rec-number&gt;&lt;foreign-keys&gt;&lt;key app="EN" db-id="efxxxd2elfvxfde05eev9swq9zv0dswrxzp2"&gt;24&lt;/key&gt;&lt;/foreign-keys&gt;&lt;ref-type name="Journal Article"&gt;17&lt;/ref-type&gt;&lt;contributors&gt;&lt;authors&gt;&lt;author&gt;Facelli, José M&lt;/author&gt;&lt;author&gt;Temby, Amanda M&lt;/author&gt;&lt;/authors&gt;&lt;/contributors&gt;&lt;titles&gt;&lt;title&gt;Multiple effects of shrubs on annual plant communities in arid lands of South Australia&lt;/title&gt;&lt;secondary-title&gt;Austral ecology&lt;/secondary-title&gt;&lt;/titles&gt;&lt;periodical&gt;&lt;full-title&gt;Austral ecology&lt;/full-title&gt;&lt;/periodical&gt;&lt;pages&gt;422-432&lt;/pages&gt;&lt;volume&gt;27&lt;/volume&gt;&lt;number&gt;4&lt;/number&gt;&lt;dates&gt;&lt;year&gt;2002&lt;/year&gt;&lt;/dates&gt;&lt;isbn&gt;1442-9985&lt;/isbn&gt;&lt;urls&gt;&lt;/urls&gt;&lt;/record&gt;&lt;/Cite&gt;&lt;/EndNote&gt;</w:instrText>
      </w:r>
      <w:r w:rsidR="00753C6D">
        <w:fldChar w:fldCharType="separate"/>
      </w:r>
      <w:r w:rsidR="005E44FC">
        <w:rPr>
          <w:noProof/>
        </w:rPr>
        <w:t>(</w:t>
      </w:r>
      <w:hyperlink w:anchor="_ENREF_27" w:tooltip="Facelli, 2002 #24" w:history="1">
        <w:r w:rsidR="00663A38">
          <w:rPr>
            <w:noProof/>
          </w:rPr>
          <w:t>Facelli and Temby 2002</w:t>
        </w:r>
      </w:hyperlink>
      <w:r w:rsidR="005E44FC">
        <w:rPr>
          <w:noProof/>
        </w:rPr>
        <w:t>)</w:t>
      </w:r>
      <w:r w:rsidR="00753C6D">
        <w:fldChar w:fldCharType="end"/>
      </w:r>
      <w:r>
        <w:t xml:space="preserve">. Therefore, germination-pollination tradeoffs should be common within plant communities in desert ecosystems. To quantify the net effects of facilitation, it is necessary to consider fitness alongside density effects </w:t>
      </w:r>
      <w:r w:rsidR="00753C6D">
        <w:fldChar w:fldCharType="begin"/>
      </w:r>
      <w:r w:rsidR="005E44FC">
        <w:instrText xml:space="preserve"> ADDIN EN.CITE &lt;EndNote&gt;&lt;Cite&gt;&lt;Author&gt;Tielbörger&lt;/Author&gt;&lt;Year&gt;2000&lt;/Year&gt;&lt;RecNum&gt;20&lt;/RecNum&gt;&lt;DisplayText&gt;(Tielbörger and Kadmon 2000)&lt;/DisplayText&gt;&lt;record&gt;&lt;rec-number&gt;20&lt;/rec-number&gt;&lt;foreign-keys&gt;&lt;key app="EN" db-id="efxxxd2elfvxfde05eev9swq9zv0dswrxzp2"&gt;20&lt;/key&gt;&lt;/foreign-keys&gt;&lt;ref-type name="Journal Article"&gt;17&lt;/ref-type&gt;&lt;contributors&gt;&lt;authors&gt;&lt;author&gt;Tielbörger, Katja&lt;/author&gt;&lt;author&gt;Kadmon, Ronen&lt;/author&gt;&lt;/authors&gt;&lt;/contributors&gt;&lt;titles&gt;&lt;title&gt;Temporal environmental variation tips the balance between facilitation and interference in desert plants&lt;/title&gt;&lt;secondary-title&gt;Ecology&lt;/secondary-title&gt;&lt;/titles&gt;&lt;periodical&gt;&lt;full-title&gt;Ecology&lt;/full-title&gt;&lt;/periodical&gt;&lt;pages&gt;1544-1553&lt;/pages&gt;&lt;volume&gt;81&lt;/volume&gt;&lt;number&gt;6&lt;/number&gt;&lt;dates&gt;&lt;year&gt;2000&lt;/year&gt;&lt;/dates&gt;&lt;isbn&gt;1939-9170&lt;/isbn&gt;&lt;urls&gt;&lt;/urls&gt;&lt;/record&gt;&lt;/Cite&gt;&lt;/EndNote&gt;</w:instrText>
      </w:r>
      <w:r w:rsidR="00753C6D">
        <w:fldChar w:fldCharType="separate"/>
      </w:r>
      <w:r w:rsidR="005E44FC">
        <w:rPr>
          <w:noProof/>
        </w:rPr>
        <w:t>(</w:t>
      </w:r>
      <w:hyperlink w:anchor="_ENREF_85" w:tooltip="Tielbörger, 2000 #20" w:history="1">
        <w:r w:rsidR="00663A38">
          <w:rPr>
            <w:noProof/>
          </w:rPr>
          <w:t>Tielbörger and Kadmon 2000</w:t>
        </w:r>
      </w:hyperlink>
      <w:r w:rsidR="005E44FC">
        <w:rPr>
          <w:noProof/>
        </w:rPr>
        <w:t>)</w:t>
      </w:r>
      <w:r w:rsidR="00753C6D">
        <w:fldChar w:fldCharType="end"/>
      </w:r>
      <w:r>
        <w:t>. Here we show the mechanisms by which a shrub can facilitate for density while decreasing fitness indirectly through effects on pollination.</w:t>
      </w:r>
    </w:p>
    <w:p w14:paraId="3535157F" w14:textId="77777777" w:rsidR="00B51372" w:rsidRPr="00C50B1B" w:rsidRDefault="00B51372" w:rsidP="00846E34">
      <w:pPr>
        <w:pStyle w:val="Heading2"/>
        <w:spacing w:line="360" w:lineRule="auto"/>
      </w:pPr>
      <w:bookmarkStart w:id="356" w:name="_Toc532565892"/>
      <w:r w:rsidRPr="00C50B1B">
        <w:t>Conclusions</w:t>
      </w:r>
      <w:bookmarkEnd w:id="356"/>
    </w:p>
    <w:p w14:paraId="50868AEB" w14:textId="77777777" w:rsidR="006D6587" w:rsidRDefault="00B51372" w:rsidP="00CC614D">
      <w:pPr>
        <w:spacing w:line="360" w:lineRule="auto"/>
      </w:pPr>
      <w:r w:rsidRPr="000E1927">
        <w:t>The majority of research on plant-plant interactions focuses on a single life stage</w:t>
      </w:r>
      <w:r>
        <w:t xml:space="preserve"> or a single measurement</w:t>
      </w:r>
      <w:r w:rsidRPr="000E1927">
        <w:t xml:space="preserve"> </w:t>
      </w:r>
      <w:r w:rsidR="00753C6D">
        <w:fldChar w:fldCharType="begin"/>
      </w:r>
      <w:r w:rsidR="001467D2">
        <w:instrText xml:space="preserve"> ADDIN EN.CITE &lt;EndNote&gt;&lt;Cite&gt;&lt;Author&gt;Goldberg&lt;/Author&gt;&lt;Year&gt;2001&lt;/Year&gt;&lt;RecNum&gt;247&lt;/RecNum&gt;&lt;DisplayText&gt;(Tielbörger and Kadmon 2000; Goldberg et al. 2001)&lt;/DisplayText&gt;&lt;record&gt;&lt;rec-number&gt;247&lt;/rec-number&gt;&lt;foreign-keys&gt;&lt;key app="EN" db-id="efxxxd2elfvxfde05eev9swq9zv0dswrxzp2"&gt;247&lt;/key&gt;&lt;/foreign-keys&gt;&lt;ref-type name="Journal Article"&gt;17&lt;/ref-type&gt;&lt;contributors&gt;&lt;authors&gt;&lt;author&gt;Goldberg, Deborah E&lt;/author&gt;&lt;author&gt;Turkington, Roy&lt;/author&gt;&lt;author&gt;Olsvig-Whittaker, Linda&lt;/author&gt;&lt;author&gt;Dyer, Andrew R&lt;/author&gt;&lt;/authors&gt;&lt;/contributors&gt;&lt;titles&gt;&lt;title&gt;Density dependence in an annual plant community: variation among life history stages&lt;/title&gt;&lt;secondary-title&gt;Ecological Monographs&lt;/secondary-title&gt;&lt;/titles&gt;&lt;periodical&gt;&lt;full-title&gt;Ecological Monographs&lt;/full-title&gt;&lt;/periodical&gt;&lt;pages&gt;423-446&lt;/pages&gt;&lt;volume&gt;71&lt;/volume&gt;&lt;number&gt;3&lt;/number&gt;&lt;dates&gt;&lt;year&gt;2001&lt;/year&gt;&lt;/dates&gt;&lt;isbn&gt;1557-7015&lt;/isbn&gt;&lt;urls&gt;&lt;/urls&gt;&lt;/record&gt;&lt;/Cite&gt;&lt;Cite&gt;&lt;Author&gt;Tielbörger&lt;/Author&gt;&lt;Year&gt;2000&lt;/Year&gt;&lt;RecNum&gt;20&lt;/RecNum&gt;&lt;record&gt;&lt;rec-number&gt;20&lt;/rec-number&gt;&lt;foreign-keys&gt;&lt;key app="EN" db-id="efxxxd2elfvxfde05eev9swq9zv0dswrxzp2"&gt;20&lt;/key&gt;&lt;/foreign-keys&gt;&lt;ref-type name="Journal Article"&gt;17&lt;/ref-type&gt;&lt;contributors&gt;&lt;authors&gt;&lt;author&gt;Tielbörger, Katja&lt;/author&gt;&lt;author&gt;Kadmon, Ronen&lt;/author&gt;&lt;/authors&gt;&lt;/contributors&gt;&lt;titles&gt;&lt;title&gt;Temporal environmental variation tips the balance between facilitation and interference in desert plants&lt;/title&gt;&lt;secondary-title&gt;Ecology&lt;/secondary-title&gt;&lt;/titles&gt;&lt;periodical&gt;&lt;full-title&gt;Ecology&lt;/full-title&gt;&lt;/periodical&gt;&lt;pages&gt;1544-1553&lt;/pages&gt;&lt;volume&gt;81&lt;/volume&gt;&lt;number&gt;6&lt;/number&gt;&lt;dates&gt;&lt;year&gt;2000&lt;/year&gt;&lt;/dates&gt;&lt;isbn&gt;1939-9170&lt;/isbn&gt;&lt;urls&gt;&lt;/urls&gt;&lt;/record&gt;&lt;/Cite&gt;&lt;/EndNote&gt;</w:instrText>
      </w:r>
      <w:r w:rsidR="00753C6D">
        <w:fldChar w:fldCharType="separate"/>
      </w:r>
      <w:r w:rsidR="001467D2">
        <w:rPr>
          <w:noProof/>
        </w:rPr>
        <w:t>(</w:t>
      </w:r>
      <w:hyperlink w:anchor="_ENREF_85" w:tooltip="Tielbörger, 2000 #20" w:history="1">
        <w:r w:rsidR="00663A38">
          <w:rPr>
            <w:noProof/>
          </w:rPr>
          <w:t>Tielbörger and Kadmon 2000</w:t>
        </w:r>
      </w:hyperlink>
      <w:r w:rsidR="001467D2">
        <w:rPr>
          <w:noProof/>
        </w:rPr>
        <w:t xml:space="preserve">; </w:t>
      </w:r>
      <w:hyperlink w:anchor="_ENREF_35" w:tooltip="Goldberg, 2001 #247" w:history="1">
        <w:r w:rsidR="00663A38">
          <w:rPr>
            <w:noProof/>
          </w:rPr>
          <w:t>Goldberg et al. 2001</w:t>
        </w:r>
      </w:hyperlink>
      <w:r w:rsidR="001467D2">
        <w:rPr>
          <w:noProof/>
        </w:rPr>
        <w:t>)</w:t>
      </w:r>
      <w:r w:rsidR="00753C6D">
        <w:fldChar w:fldCharType="end"/>
      </w:r>
      <w:r>
        <w:t>.</w:t>
      </w:r>
      <w:r w:rsidRPr="000E1927">
        <w:t xml:space="preserve"> </w:t>
      </w:r>
      <w:r>
        <w:t>These singular foci</w:t>
      </w:r>
      <w:r w:rsidRPr="000E1927">
        <w:t xml:space="preserve"> </w:t>
      </w:r>
      <w:r>
        <w:t>are</w:t>
      </w:r>
      <w:r w:rsidRPr="000E1927">
        <w:t xml:space="preserve"> inadequate for </w:t>
      </w:r>
      <w:r>
        <w:t>estimating</w:t>
      </w:r>
      <w:r w:rsidRPr="000E1927">
        <w:t xml:space="preserve"> fitness levels within </w:t>
      </w:r>
      <w:r>
        <w:t xml:space="preserve">plant </w:t>
      </w:r>
      <w:r w:rsidRPr="000E1927">
        <w:t>populations</w:t>
      </w:r>
      <w:r w:rsidR="00753C6D">
        <w:t xml:space="preserve"> </w:t>
      </w:r>
      <w:r w:rsidR="00753C6D">
        <w:fldChar w:fldCharType="begin"/>
      </w:r>
      <w:r w:rsidR="005E44FC">
        <w:instrText xml:space="preserve"> ADDIN EN.CITE &lt;EndNote&gt;&lt;Cite&gt;&lt;Author&gt;McPeek&lt;/Author&gt;&lt;Year&gt;1998&lt;/Year&gt;&lt;RecNum&gt;248&lt;/RecNum&gt;&lt;DisplayText&gt;(McPeek and Peckarsky 1998)&lt;/DisplayText&gt;&lt;record&gt;&lt;rec-number&gt;248&lt;/rec-number&gt;&lt;foreign-keys&gt;&lt;key app="EN" db-id="efxxxd2elfvxfde05eev9swq9zv0dswrxzp2"&gt;248&lt;/key&gt;&lt;/foreign-keys&gt;&lt;ref-type name="Journal Article"&gt;17&lt;/ref-type&gt;&lt;contributors&gt;&lt;authors&gt;&lt;author&gt;McPeek, Mark A&lt;/author&gt;&lt;author&gt;Peckarsky, Barbara L&lt;/author&gt;&lt;/authors&gt;&lt;/contributors&gt;&lt;titles&gt;&lt;title&gt;Life histories and the strengths of species interactions: combining mortality, growth, and fecundity effects&lt;/title&gt;&lt;secondary-title&gt;Ecology&lt;/secondary-title&gt;&lt;/titles&gt;&lt;periodical&gt;&lt;full-title&gt;Ecology&lt;/full-title&gt;&lt;/periodical&gt;&lt;pages&gt;867-879&lt;/pages&gt;&lt;volume&gt;79&lt;/volume&gt;&lt;number&gt;3&lt;/number&gt;&lt;dates&gt;&lt;year&gt;1998&lt;/year&gt;&lt;/dates&gt;&lt;isbn&gt;1939-9170&lt;/isbn&gt;&lt;urls&gt;&lt;/urls&gt;&lt;/record&gt;&lt;/Cite&gt;&lt;/EndNote&gt;</w:instrText>
      </w:r>
      <w:r w:rsidR="00753C6D">
        <w:fldChar w:fldCharType="separate"/>
      </w:r>
      <w:r w:rsidR="005E44FC">
        <w:rPr>
          <w:noProof/>
        </w:rPr>
        <w:t>(</w:t>
      </w:r>
      <w:hyperlink w:anchor="_ENREF_52" w:tooltip="McPeek, 1998 #248" w:history="1">
        <w:r w:rsidR="00663A38">
          <w:rPr>
            <w:noProof/>
          </w:rPr>
          <w:t>McPeek and Peckarsky 1998</w:t>
        </w:r>
      </w:hyperlink>
      <w:r w:rsidR="005E44FC">
        <w:rPr>
          <w:noProof/>
        </w:rPr>
        <w:t>)</w:t>
      </w:r>
      <w:r w:rsidR="00753C6D">
        <w:fldChar w:fldCharType="end"/>
      </w:r>
      <w:r w:rsidRPr="000E1927">
        <w:t>.</w:t>
      </w:r>
      <w:r>
        <w:t xml:space="preserve"> The extent of these tradeoffs is likely underestimated in arid environments and important for structuring desert communities. Shrubs had a net positive effect on annuals but interactions mediated through flowering at different life-stages and also shrub phenology were critical mediators of the sign of the net outcome of association by annual plants wit</w:t>
      </w:r>
      <w:r w:rsidR="006D6587">
        <w:t xml:space="preserve">h a foundation plant species.  </w:t>
      </w:r>
    </w:p>
    <w:p w14:paraId="548C34C8" w14:textId="77777777" w:rsidR="002B1168" w:rsidRDefault="002B1168" w:rsidP="00707480">
      <w:pPr>
        <w:spacing w:line="480" w:lineRule="auto"/>
      </w:pPr>
      <w:r>
        <w:t>Acknowledgements</w:t>
      </w:r>
    </w:p>
    <w:p w14:paraId="21D1CD93" w14:textId="77777777" w:rsidR="00B51372" w:rsidRPr="00272D6B" w:rsidRDefault="002B1168" w:rsidP="00707480">
      <w:pPr>
        <w:spacing w:line="480" w:lineRule="auto"/>
      </w:pPr>
      <w:r>
        <w:t>Jim and Tasha, Granites. Daisy</w:t>
      </w:r>
      <w:r w:rsidR="00AF4C99">
        <w:t xml:space="preserve"> for </w:t>
      </w:r>
      <w:proofErr w:type="gramStart"/>
      <w:r w:rsidR="00AF4C99">
        <w:t>field work</w:t>
      </w:r>
      <w:proofErr w:type="gramEnd"/>
      <w:r>
        <w:t>. Laurence Packer for bees.</w:t>
      </w:r>
      <w:r w:rsidR="00B51372">
        <w:t xml:space="preserve"> </w:t>
      </w:r>
      <w:r w:rsidR="00AF4C99">
        <w:t>NSERC, OGS for funding.</w:t>
      </w:r>
    </w:p>
    <w:p w14:paraId="08C84FFB" w14:textId="77777777" w:rsidR="00B51372" w:rsidRDefault="00B51372" w:rsidP="00707480">
      <w:pPr>
        <w:spacing w:line="480" w:lineRule="auto"/>
      </w:pPr>
    </w:p>
    <w:p w14:paraId="07B0FFEB" w14:textId="77777777" w:rsidR="00272D6B" w:rsidRDefault="00272D6B" w:rsidP="00707480">
      <w:pPr>
        <w:spacing w:line="480" w:lineRule="auto"/>
      </w:pPr>
    </w:p>
    <w:p w14:paraId="2C568289" w14:textId="77777777" w:rsidR="00595DF4" w:rsidRDefault="00B51372" w:rsidP="00A244BD">
      <w:pPr>
        <w:pStyle w:val="Heading2"/>
        <w:spacing w:line="480" w:lineRule="auto"/>
      </w:pPr>
      <w:bookmarkStart w:id="357" w:name="_Toc532565894"/>
      <w:r w:rsidRPr="00454DDC">
        <w:t>Figures</w:t>
      </w:r>
      <w:bookmarkEnd w:id="357"/>
      <w:r w:rsidR="00A244BD">
        <w:rPr>
          <w:noProof/>
        </w:rPr>
        <w:drawing>
          <wp:anchor distT="0" distB="0" distL="114300" distR="114300" simplePos="0" relativeHeight="251660288" behindDoc="0" locked="0" layoutInCell="1" allowOverlap="1" wp14:anchorId="6550C683" wp14:editId="66DC8B5F">
            <wp:simplePos x="0" y="0"/>
            <wp:positionH relativeFrom="margin">
              <wp:align>center</wp:align>
            </wp:positionH>
            <wp:positionV relativeFrom="paragraph">
              <wp:posOffset>229235</wp:posOffset>
            </wp:positionV>
            <wp:extent cx="6896100" cy="3288665"/>
            <wp:effectExtent l="0" t="0" r="0" b="698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IIBoth.tiff"/>
                    <pic:cNvPicPr/>
                  </pic:nvPicPr>
                  <pic:blipFill>
                    <a:blip r:embed="rId9">
                      <a:extLst>
                        <a:ext uri="{28A0092B-C50C-407E-A947-70E740481C1C}">
                          <a14:useLocalDpi xmlns:a14="http://schemas.microsoft.com/office/drawing/2010/main" val="0"/>
                        </a:ext>
                      </a:extLst>
                    </a:blip>
                    <a:stretch>
                      <a:fillRect/>
                    </a:stretch>
                  </pic:blipFill>
                  <pic:spPr>
                    <a:xfrm>
                      <a:off x="0" y="0"/>
                      <a:ext cx="6896100" cy="3288665"/>
                    </a:xfrm>
                    <a:prstGeom prst="rect">
                      <a:avLst/>
                    </a:prstGeom>
                  </pic:spPr>
                </pic:pic>
              </a:graphicData>
            </a:graphic>
            <wp14:sizeRelH relativeFrom="margin">
              <wp14:pctWidth>0</wp14:pctWidth>
            </wp14:sizeRelH>
            <wp14:sizeRelV relativeFrom="margin">
              <wp14:pctHeight>0</wp14:pctHeight>
            </wp14:sizeRelV>
          </wp:anchor>
        </w:drawing>
      </w:r>
    </w:p>
    <w:p w14:paraId="0DDA8309" w14:textId="77777777" w:rsidR="00B51372" w:rsidRDefault="00B51372" w:rsidP="00707480">
      <w:pPr>
        <w:spacing w:line="480" w:lineRule="auto"/>
      </w:pPr>
    </w:p>
    <w:p w14:paraId="12E1ABC4" w14:textId="77777777" w:rsidR="00B51372" w:rsidRDefault="00DF55E7" w:rsidP="00A737CE">
      <w:pPr>
        <w:spacing w:line="240" w:lineRule="auto"/>
      </w:pPr>
      <w:r>
        <w:t>Figure 1</w:t>
      </w:r>
      <w:r w:rsidR="00B51372">
        <w:t>:</w:t>
      </w:r>
      <w:r w:rsidR="00B51372" w:rsidRPr="0014408E">
        <w:t xml:space="preserve"> </w:t>
      </w:r>
      <w:r w:rsidR="00B51372">
        <w:t xml:space="preserve">Relative Interaction Index (RII) values for five community interaction metrics </w:t>
      </w:r>
      <w:proofErr w:type="gramStart"/>
      <w:r w:rsidR="00B51372">
        <w:t>among</w:t>
      </w:r>
      <w:proofErr w:type="gramEnd"/>
      <w:r w:rsidR="00B51372">
        <w:t xml:space="preserve"> two treatments: A) Microsite (Shrub – Open) B) Blooming (Pre-Blooming – Blooming). Values shown are means ± 95% bootstrapped confidence intervals. Values greater than zero indicate positive effects, while values that are significantly lower than zero indicate negative effects. Values that are not significantly different from zero are neutral.</w:t>
      </w:r>
    </w:p>
    <w:p w14:paraId="76873A38" w14:textId="77777777" w:rsidR="00595DF4" w:rsidRDefault="00595DF4" w:rsidP="00595DF4">
      <w:pPr>
        <w:spacing w:line="480" w:lineRule="auto"/>
      </w:pPr>
      <w:r>
        <w:rPr>
          <w:noProof/>
        </w:rPr>
        <w:drawing>
          <wp:inline distT="0" distB="0" distL="0" distR="0" wp14:anchorId="35DB980D" wp14:editId="4464EAB6">
            <wp:extent cx="4257675" cy="37147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rreavisitation.jpeg"/>
                    <pic:cNvPicPr/>
                  </pic:nvPicPr>
                  <pic:blipFill>
                    <a:blip r:embed="rId10">
                      <a:extLst>
                        <a:ext uri="{28A0092B-C50C-407E-A947-70E740481C1C}">
                          <a14:useLocalDpi xmlns:a14="http://schemas.microsoft.com/office/drawing/2010/main" val="0"/>
                        </a:ext>
                      </a:extLst>
                    </a:blip>
                    <a:stretch>
                      <a:fillRect/>
                    </a:stretch>
                  </pic:blipFill>
                  <pic:spPr>
                    <a:xfrm>
                      <a:off x="0" y="0"/>
                      <a:ext cx="4257675" cy="3714750"/>
                    </a:xfrm>
                    <a:prstGeom prst="rect">
                      <a:avLst/>
                    </a:prstGeom>
                  </pic:spPr>
                </pic:pic>
              </a:graphicData>
            </a:graphic>
          </wp:inline>
        </w:drawing>
      </w:r>
    </w:p>
    <w:p w14:paraId="3CD16324" w14:textId="77777777" w:rsidR="00595DF4" w:rsidRDefault="00DF55E7" w:rsidP="00595DF4">
      <w:pPr>
        <w:spacing w:line="480" w:lineRule="auto"/>
      </w:pPr>
      <w:r>
        <w:t>Figure 2</w:t>
      </w:r>
      <w:r w:rsidR="00595DF4">
        <w:t xml:space="preserve">: Pollinator visitation rates increased with the number of </w:t>
      </w:r>
      <w:proofErr w:type="spellStart"/>
      <w:r w:rsidR="00595DF4" w:rsidRPr="000A6AE4">
        <w:rPr>
          <w:i/>
        </w:rPr>
        <w:t>Larrea</w:t>
      </w:r>
      <w:proofErr w:type="spellEnd"/>
      <w:r w:rsidR="00595DF4" w:rsidRPr="000A6AE4">
        <w:rPr>
          <w:i/>
        </w:rPr>
        <w:t xml:space="preserve"> </w:t>
      </w:r>
      <w:proofErr w:type="spellStart"/>
      <w:r w:rsidR="00595DF4" w:rsidRPr="000A6AE4">
        <w:rPr>
          <w:i/>
        </w:rPr>
        <w:t>tridentata</w:t>
      </w:r>
      <w:proofErr w:type="spellEnd"/>
      <w:r w:rsidR="00595DF4">
        <w:t xml:space="preserve"> flowers. </w:t>
      </w:r>
    </w:p>
    <w:p w14:paraId="47D52C07" w14:textId="77777777" w:rsidR="00B51372" w:rsidRDefault="00B51372" w:rsidP="00707480">
      <w:pPr>
        <w:spacing w:line="480" w:lineRule="auto"/>
      </w:pPr>
    </w:p>
    <w:p w14:paraId="5806DB1D" w14:textId="77777777" w:rsidR="00B51372" w:rsidRDefault="00B51372" w:rsidP="00707480">
      <w:pPr>
        <w:spacing w:line="480" w:lineRule="auto"/>
      </w:pPr>
    </w:p>
    <w:p w14:paraId="1A10C7D2" w14:textId="77777777" w:rsidR="00B51372" w:rsidRDefault="00B51372" w:rsidP="00707480">
      <w:pPr>
        <w:spacing w:line="480" w:lineRule="auto"/>
      </w:pPr>
    </w:p>
    <w:p w14:paraId="10CE866E" w14:textId="77777777" w:rsidR="00B51372" w:rsidRDefault="00B51372" w:rsidP="00707480">
      <w:pPr>
        <w:spacing w:line="480" w:lineRule="auto"/>
      </w:pPr>
    </w:p>
    <w:p w14:paraId="5E07D3D8" w14:textId="77777777" w:rsidR="00B51372" w:rsidRDefault="00B51372" w:rsidP="00707480">
      <w:pPr>
        <w:spacing w:line="480" w:lineRule="auto"/>
      </w:pPr>
      <w:r>
        <w:rPr>
          <w:noProof/>
        </w:rPr>
        <w:drawing>
          <wp:inline distT="0" distB="0" distL="0" distR="0" wp14:anchorId="6E8D2699" wp14:editId="380EBDA9">
            <wp:extent cx="6468356" cy="4171950"/>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gersUpdated.png"/>
                    <pic:cNvPicPr/>
                  </pic:nvPicPr>
                  <pic:blipFill>
                    <a:blip r:embed="rId11">
                      <a:extLst>
                        <a:ext uri="{28A0092B-C50C-407E-A947-70E740481C1C}">
                          <a14:useLocalDpi xmlns:a14="http://schemas.microsoft.com/office/drawing/2010/main" val="0"/>
                        </a:ext>
                      </a:extLst>
                    </a:blip>
                    <a:stretch>
                      <a:fillRect/>
                    </a:stretch>
                  </pic:blipFill>
                  <pic:spPr>
                    <a:xfrm>
                      <a:off x="0" y="0"/>
                      <a:ext cx="6473679" cy="4175383"/>
                    </a:xfrm>
                    <a:prstGeom prst="rect">
                      <a:avLst/>
                    </a:prstGeom>
                  </pic:spPr>
                </pic:pic>
              </a:graphicData>
            </a:graphic>
          </wp:inline>
        </w:drawing>
      </w:r>
    </w:p>
    <w:p w14:paraId="6D56F3E9" w14:textId="77777777" w:rsidR="00B51372" w:rsidRDefault="00DF55E7" w:rsidP="00A737CE">
      <w:pPr>
        <w:spacing w:line="240" w:lineRule="auto"/>
      </w:pPr>
      <w:r>
        <w:t>Figure 3</w:t>
      </w:r>
      <w:r w:rsidR="00B51372">
        <w:t xml:space="preserve">: Hobo Pendant Data Loggers recorded </w:t>
      </w:r>
      <w:proofErr w:type="spellStart"/>
      <w:r w:rsidR="00B51372">
        <w:t>microenvironmental</w:t>
      </w:r>
      <w:proofErr w:type="spellEnd"/>
      <w:r w:rsidR="00B51372">
        <w:t xml:space="preserve"> conditions for the extent of the study period. Values shown are mean hourly temperatures for all microsites (eight open and eight shrub) between March 17</w:t>
      </w:r>
      <w:r w:rsidR="00B51372" w:rsidRPr="003E7E52">
        <w:rPr>
          <w:vertAlign w:val="superscript"/>
        </w:rPr>
        <w:t>th</w:t>
      </w:r>
      <w:r w:rsidR="00B51372">
        <w:t xml:space="preserve"> and May 14</w:t>
      </w:r>
      <w:r w:rsidR="00B51372" w:rsidRPr="003E7E52">
        <w:rPr>
          <w:vertAlign w:val="superscript"/>
        </w:rPr>
        <w:t>th</w:t>
      </w:r>
      <w:r w:rsidR="00B51372">
        <w:t xml:space="preserve">.  </w:t>
      </w:r>
    </w:p>
    <w:p w14:paraId="3BD827CF" w14:textId="77777777" w:rsidR="00B51372" w:rsidRDefault="00B51372" w:rsidP="00707480">
      <w:pPr>
        <w:spacing w:line="480" w:lineRule="auto"/>
      </w:pPr>
    </w:p>
    <w:p w14:paraId="6E7BF4E8" w14:textId="77777777" w:rsidR="00B51372" w:rsidRDefault="00B51372" w:rsidP="00707480">
      <w:pPr>
        <w:spacing w:line="480" w:lineRule="auto"/>
      </w:pPr>
    </w:p>
    <w:p w14:paraId="246F57C7" w14:textId="77777777" w:rsidR="00B51372" w:rsidRDefault="00B51372" w:rsidP="00707480">
      <w:pPr>
        <w:spacing w:line="480" w:lineRule="auto"/>
      </w:pPr>
    </w:p>
    <w:p w14:paraId="5E872B8F" w14:textId="77777777" w:rsidR="00B51372" w:rsidRDefault="00B51372" w:rsidP="00707480">
      <w:pPr>
        <w:spacing w:line="480" w:lineRule="auto"/>
      </w:pPr>
    </w:p>
    <w:p w14:paraId="029EE49F" w14:textId="77777777" w:rsidR="00034867" w:rsidRDefault="00034867" w:rsidP="00707480">
      <w:pPr>
        <w:pStyle w:val="Heading2"/>
        <w:spacing w:line="240" w:lineRule="auto"/>
        <w:rPr>
          <w:rFonts w:eastAsiaTheme="minorHAnsi" w:cs="Times New Roman"/>
          <w:b w:val="0"/>
          <w:szCs w:val="24"/>
        </w:rPr>
      </w:pPr>
      <w:bookmarkStart w:id="358" w:name="_Toc532565895"/>
    </w:p>
    <w:p w14:paraId="24B548CF" w14:textId="77777777" w:rsidR="00A737CE" w:rsidRDefault="00A737CE" w:rsidP="00A737CE"/>
    <w:p w14:paraId="59B6E4A6" w14:textId="77777777" w:rsidR="00A737CE" w:rsidRPr="00A737CE" w:rsidRDefault="00A737CE" w:rsidP="00A737CE"/>
    <w:p w14:paraId="586E8EAB" w14:textId="77777777" w:rsidR="009C693B" w:rsidRDefault="009C693B" w:rsidP="009C693B"/>
    <w:p w14:paraId="24641236" w14:textId="77777777" w:rsidR="009C693B" w:rsidRPr="009C693B" w:rsidRDefault="009C693B" w:rsidP="009C693B"/>
    <w:p w14:paraId="2E1B5E29" w14:textId="77777777" w:rsidR="00B51372" w:rsidRDefault="00B51372" w:rsidP="00707480">
      <w:pPr>
        <w:pStyle w:val="Heading2"/>
        <w:spacing w:line="240" w:lineRule="auto"/>
      </w:pPr>
      <w:r>
        <w:t>Tables</w:t>
      </w:r>
      <w:bookmarkEnd w:id="358"/>
    </w:p>
    <w:p w14:paraId="6AF81BBD" w14:textId="77777777" w:rsidR="00B51372" w:rsidRPr="00C50B1B" w:rsidRDefault="00B51372" w:rsidP="00707480">
      <w:pPr>
        <w:spacing w:line="240" w:lineRule="auto"/>
      </w:pPr>
    </w:p>
    <w:p w14:paraId="4B4D217D" w14:textId="77777777" w:rsidR="00B51372" w:rsidRDefault="00B51372" w:rsidP="00707480">
      <w:pPr>
        <w:spacing w:line="240" w:lineRule="auto"/>
      </w:pPr>
      <w:r>
        <w:t xml:space="preserve">Table </w:t>
      </w:r>
      <w:r w:rsidR="009C693B">
        <w:t>1: Output from generalized linear mixed model of visitation results</w:t>
      </w:r>
    </w:p>
    <w:tbl>
      <w:tblPr>
        <w:tblStyle w:val="PlainTable2"/>
        <w:tblpPr w:leftFromText="180" w:rightFromText="180" w:vertAnchor="text" w:horzAnchor="margin" w:tblpXSpec="center" w:tblpY="567"/>
        <w:tblW w:w="9180" w:type="dxa"/>
        <w:tblLook w:val="06A0" w:firstRow="1" w:lastRow="0" w:firstColumn="1" w:lastColumn="0" w:noHBand="1" w:noVBand="1"/>
      </w:tblPr>
      <w:tblGrid>
        <w:gridCol w:w="2318"/>
        <w:gridCol w:w="1111"/>
        <w:gridCol w:w="1074"/>
        <w:gridCol w:w="967"/>
        <w:gridCol w:w="239"/>
        <w:gridCol w:w="1221"/>
        <w:gridCol w:w="990"/>
        <w:gridCol w:w="1260"/>
      </w:tblGrid>
      <w:tr w:rsidR="00B51372" w:rsidRPr="000C2546" w14:paraId="7D1AFACE" w14:textId="77777777" w:rsidTr="000635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8" w:type="dxa"/>
          </w:tcPr>
          <w:p w14:paraId="690A8DC0" w14:textId="77777777" w:rsidR="00B51372" w:rsidRPr="00005812" w:rsidRDefault="00B51372" w:rsidP="00707480">
            <w:pPr>
              <w:rPr>
                <w:b w:val="0"/>
                <w:sz w:val="22"/>
                <w:szCs w:val="22"/>
              </w:rPr>
            </w:pPr>
          </w:p>
        </w:tc>
        <w:tc>
          <w:tcPr>
            <w:tcW w:w="3152" w:type="dxa"/>
            <w:gridSpan w:val="3"/>
          </w:tcPr>
          <w:p w14:paraId="54ECFAAE" w14:textId="77777777" w:rsidR="00B51372" w:rsidRPr="0053640B" w:rsidRDefault="00B51372" w:rsidP="00707480">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53640B">
              <w:rPr>
                <w:b w:val="0"/>
                <w:sz w:val="22"/>
                <w:szCs w:val="22"/>
              </w:rPr>
              <w:t>Total flower visits</w:t>
            </w:r>
          </w:p>
        </w:tc>
        <w:tc>
          <w:tcPr>
            <w:tcW w:w="239" w:type="dxa"/>
          </w:tcPr>
          <w:p w14:paraId="2259CFB0" w14:textId="77777777" w:rsidR="00B51372" w:rsidRPr="0053640B" w:rsidRDefault="00B51372" w:rsidP="00707480">
            <w:pPr>
              <w:jc w:val="center"/>
              <w:cnfStyle w:val="100000000000" w:firstRow="1" w:lastRow="0" w:firstColumn="0" w:lastColumn="0" w:oddVBand="0" w:evenVBand="0" w:oddHBand="0" w:evenHBand="0" w:firstRowFirstColumn="0" w:firstRowLastColumn="0" w:lastRowFirstColumn="0" w:lastRowLastColumn="0"/>
              <w:rPr>
                <w:b w:val="0"/>
                <w:sz w:val="22"/>
                <w:szCs w:val="22"/>
              </w:rPr>
            </w:pPr>
          </w:p>
        </w:tc>
        <w:tc>
          <w:tcPr>
            <w:tcW w:w="3471" w:type="dxa"/>
            <w:gridSpan w:val="3"/>
          </w:tcPr>
          <w:p w14:paraId="6A814AAF" w14:textId="77777777" w:rsidR="00B51372" w:rsidRPr="0053640B" w:rsidRDefault="0053640B" w:rsidP="00707480">
            <w:pPr>
              <w:jc w:val="center"/>
              <w:cnfStyle w:val="100000000000" w:firstRow="1" w:lastRow="0" w:firstColumn="0" w:lastColumn="0" w:oddVBand="0" w:evenVBand="0" w:oddHBand="0" w:evenHBand="0" w:firstRowFirstColumn="0" w:firstRowLastColumn="0" w:lastRowFirstColumn="0" w:lastRowLastColumn="0"/>
              <w:rPr>
                <w:b w:val="0"/>
                <w:sz w:val="22"/>
                <w:szCs w:val="22"/>
              </w:rPr>
            </w:pPr>
            <w:r>
              <w:rPr>
                <w:b w:val="0"/>
                <w:sz w:val="22"/>
                <w:szCs w:val="22"/>
              </w:rPr>
              <w:t>Foraging instances</w:t>
            </w:r>
          </w:p>
        </w:tc>
      </w:tr>
      <w:tr w:rsidR="00B51372" w:rsidRPr="00DD3A3D" w14:paraId="1B8503A2" w14:textId="77777777" w:rsidTr="000635CA">
        <w:tc>
          <w:tcPr>
            <w:cnfStyle w:val="001000000000" w:firstRow="0" w:lastRow="0" w:firstColumn="1" w:lastColumn="0" w:oddVBand="0" w:evenVBand="0" w:oddHBand="0" w:evenHBand="0" w:firstRowFirstColumn="0" w:firstRowLastColumn="0" w:lastRowFirstColumn="0" w:lastRowLastColumn="0"/>
            <w:tcW w:w="2318" w:type="dxa"/>
          </w:tcPr>
          <w:p w14:paraId="0F14ABDF" w14:textId="77777777" w:rsidR="00B51372" w:rsidRPr="0079431F" w:rsidRDefault="00B51372" w:rsidP="00707480">
            <w:pPr>
              <w:jc w:val="center"/>
              <w:rPr>
                <w:sz w:val="20"/>
                <w:szCs w:val="20"/>
                <w:u w:val="single"/>
              </w:rPr>
            </w:pPr>
          </w:p>
        </w:tc>
        <w:tc>
          <w:tcPr>
            <w:tcW w:w="1111" w:type="dxa"/>
          </w:tcPr>
          <w:p w14:paraId="27124761" w14:textId="77777777"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53640B">
              <w:rPr>
                <w:sz w:val="20"/>
                <w:szCs w:val="20"/>
              </w:rPr>
              <w:t>Coeff</w:t>
            </w:r>
            <w:proofErr w:type="spellEnd"/>
          </w:p>
        </w:tc>
        <w:tc>
          <w:tcPr>
            <w:tcW w:w="1074" w:type="dxa"/>
          </w:tcPr>
          <w:p w14:paraId="03492504" w14:textId="77777777"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53640B">
              <w:rPr>
                <w:sz w:val="20"/>
                <w:szCs w:val="20"/>
              </w:rPr>
              <w:t>χ</w:t>
            </w:r>
            <w:r w:rsidRPr="0053640B">
              <w:rPr>
                <w:sz w:val="20"/>
                <w:szCs w:val="20"/>
                <w:vertAlign w:val="superscript"/>
              </w:rPr>
              <w:t>2</w:t>
            </w:r>
          </w:p>
        </w:tc>
        <w:tc>
          <w:tcPr>
            <w:tcW w:w="967" w:type="dxa"/>
          </w:tcPr>
          <w:p w14:paraId="281DB696" w14:textId="77777777"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53640B">
              <w:rPr>
                <w:sz w:val="20"/>
                <w:szCs w:val="20"/>
              </w:rPr>
              <w:t>p</w:t>
            </w:r>
            <w:proofErr w:type="gramEnd"/>
          </w:p>
        </w:tc>
        <w:tc>
          <w:tcPr>
            <w:tcW w:w="239" w:type="dxa"/>
          </w:tcPr>
          <w:p w14:paraId="16F271D0" w14:textId="77777777"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221" w:type="dxa"/>
          </w:tcPr>
          <w:p w14:paraId="6E04F075" w14:textId="77777777"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53640B">
              <w:rPr>
                <w:sz w:val="20"/>
                <w:szCs w:val="20"/>
              </w:rPr>
              <w:t>Coeff</w:t>
            </w:r>
            <w:proofErr w:type="spellEnd"/>
          </w:p>
        </w:tc>
        <w:tc>
          <w:tcPr>
            <w:tcW w:w="990" w:type="dxa"/>
          </w:tcPr>
          <w:p w14:paraId="4E89A5AD" w14:textId="77777777"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53640B">
              <w:rPr>
                <w:sz w:val="20"/>
                <w:szCs w:val="20"/>
              </w:rPr>
              <w:t>χ</w:t>
            </w:r>
            <w:r w:rsidRPr="0053640B">
              <w:rPr>
                <w:sz w:val="20"/>
                <w:szCs w:val="20"/>
                <w:vertAlign w:val="superscript"/>
              </w:rPr>
              <w:t>2</w:t>
            </w:r>
          </w:p>
        </w:tc>
        <w:tc>
          <w:tcPr>
            <w:tcW w:w="1260" w:type="dxa"/>
          </w:tcPr>
          <w:p w14:paraId="11A5AA5A" w14:textId="77777777"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53640B">
              <w:rPr>
                <w:sz w:val="20"/>
                <w:szCs w:val="20"/>
              </w:rPr>
              <w:t>p</w:t>
            </w:r>
            <w:proofErr w:type="gramEnd"/>
          </w:p>
        </w:tc>
      </w:tr>
      <w:tr w:rsidR="00B51372" w:rsidRPr="00DD3A3D" w14:paraId="7BE48675" w14:textId="77777777" w:rsidTr="000635CA">
        <w:trPr>
          <w:trHeight w:val="210"/>
        </w:trPr>
        <w:tc>
          <w:tcPr>
            <w:cnfStyle w:val="001000000000" w:firstRow="0" w:lastRow="0" w:firstColumn="1" w:lastColumn="0" w:oddVBand="0" w:evenVBand="0" w:oddHBand="0" w:evenHBand="0" w:firstRowFirstColumn="0" w:firstRowLastColumn="0" w:lastRowFirstColumn="0" w:lastRowLastColumn="0"/>
            <w:tcW w:w="2318" w:type="dxa"/>
          </w:tcPr>
          <w:p w14:paraId="58E91586" w14:textId="77777777" w:rsidR="00B51372" w:rsidRPr="0053640B" w:rsidRDefault="00B51372" w:rsidP="00707480">
            <w:pPr>
              <w:jc w:val="center"/>
              <w:rPr>
                <w:b w:val="0"/>
                <w:sz w:val="20"/>
                <w:szCs w:val="20"/>
              </w:rPr>
            </w:pPr>
            <w:r w:rsidRPr="0053640B">
              <w:rPr>
                <w:b w:val="0"/>
                <w:sz w:val="20"/>
                <w:szCs w:val="20"/>
              </w:rPr>
              <w:t>Microsite (shrub)</w:t>
            </w:r>
          </w:p>
        </w:tc>
        <w:tc>
          <w:tcPr>
            <w:tcW w:w="1111" w:type="dxa"/>
          </w:tcPr>
          <w:p w14:paraId="00EB8DF3"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53640B">
              <w:rPr>
                <w:rStyle w:val="gnkrckgcgsb"/>
                <w:rFonts w:ascii="Times New Roman" w:hAnsi="Times New Roman" w:cs="Times New Roman"/>
                <w:color w:val="000000"/>
                <w:bdr w:val="none" w:sz="0" w:space="0" w:color="auto" w:frame="1"/>
              </w:rPr>
              <w:t>-0.337480</w:t>
            </w:r>
          </w:p>
        </w:tc>
        <w:tc>
          <w:tcPr>
            <w:tcW w:w="1074" w:type="dxa"/>
          </w:tcPr>
          <w:p w14:paraId="67B155B4"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53640B">
              <w:rPr>
                <w:rStyle w:val="gnkrckgcgsb"/>
                <w:rFonts w:ascii="Times New Roman" w:hAnsi="Times New Roman" w:cs="Times New Roman"/>
                <w:color w:val="000000"/>
                <w:bdr w:val="none" w:sz="0" w:space="0" w:color="auto" w:frame="1"/>
              </w:rPr>
              <w:t>4.1903</w:t>
            </w:r>
          </w:p>
        </w:tc>
        <w:tc>
          <w:tcPr>
            <w:tcW w:w="967" w:type="dxa"/>
          </w:tcPr>
          <w:p w14:paraId="1931BD99"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53640B">
              <w:rPr>
                <w:rStyle w:val="gnkrckgcgsb"/>
                <w:rFonts w:ascii="Times New Roman" w:hAnsi="Times New Roman" w:cs="Times New Roman"/>
                <w:color w:val="000000"/>
                <w:bdr w:val="none" w:sz="0" w:space="0" w:color="auto" w:frame="1"/>
              </w:rPr>
              <w:t>0.040655</w:t>
            </w:r>
          </w:p>
        </w:tc>
        <w:tc>
          <w:tcPr>
            <w:tcW w:w="239" w:type="dxa"/>
          </w:tcPr>
          <w:p w14:paraId="24436868"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221" w:type="dxa"/>
          </w:tcPr>
          <w:p w14:paraId="49091EBE"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53640B">
              <w:rPr>
                <w:rStyle w:val="gnkrckgcgsb"/>
                <w:rFonts w:ascii="Times New Roman" w:hAnsi="Times New Roman" w:cs="Times New Roman"/>
                <w:color w:val="000000"/>
                <w:bdr w:val="none" w:sz="0" w:space="0" w:color="auto" w:frame="1"/>
              </w:rPr>
              <w:t>-0.311383</w:t>
            </w:r>
          </w:p>
        </w:tc>
        <w:tc>
          <w:tcPr>
            <w:tcW w:w="990" w:type="dxa"/>
          </w:tcPr>
          <w:p w14:paraId="7DED4B5E"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53640B">
              <w:rPr>
                <w:rFonts w:ascii="Times New Roman" w:hAnsi="Times New Roman" w:cs="Times New Roman"/>
                <w:color w:val="000000"/>
              </w:rPr>
              <w:t>4.6322</w:t>
            </w:r>
          </w:p>
        </w:tc>
        <w:tc>
          <w:tcPr>
            <w:tcW w:w="1260" w:type="dxa"/>
          </w:tcPr>
          <w:p w14:paraId="13714804"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53640B">
              <w:rPr>
                <w:rFonts w:ascii="Times New Roman" w:hAnsi="Times New Roman" w:cs="Times New Roman"/>
                <w:color w:val="000000"/>
              </w:rPr>
              <w:t>0.03137</w:t>
            </w:r>
          </w:p>
        </w:tc>
      </w:tr>
      <w:tr w:rsidR="00B51372" w:rsidRPr="00DD3A3D" w14:paraId="4ECE93D6" w14:textId="77777777" w:rsidTr="000635CA">
        <w:tc>
          <w:tcPr>
            <w:cnfStyle w:val="001000000000" w:firstRow="0" w:lastRow="0" w:firstColumn="1" w:lastColumn="0" w:oddVBand="0" w:evenVBand="0" w:oddHBand="0" w:evenHBand="0" w:firstRowFirstColumn="0" w:firstRowLastColumn="0" w:lastRowFirstColumn="0" w:lastRowLastColumn="0"/>
            <w:tcW w:w="2318" w:type="dxa"/>
          </w:tcPr>
          <w:p w14:paraId="090741E0" w14:textId="77777777" w:rsidR="00B51372" w:rsidRPr="0053640B" w:rsidRDefault="00B51372" w:rsidP="00707480">
            <w:pPr>
              <w:jc w:val="center"/>
              <w:rPr>
                <w:b w:val="0"/>
                <w:sz w:val="20"/>
                <w:szCs w:val="20"/>
              </w:rPr>
            </w:pPr>
            <w:r w:rsidRPr="0053640B">
              <w:rPr>
                <w:b w:val="0"/>
                <w:sz w:val="20"/>
                <w:szCs w:val="20"/>
              </w:rPr>
              <w:t>Blooming (bloom)</w:t>
            </w:r>
          </w:p>
        </w:tc>
        <w:tc>
          <w:tcPr>
            <w:tcW w:w="1111" w:type="dxa"/>
          </w:tcPr>
          <w:p w14:paraId="7676DC27"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53640B">
              <w:rPr>
                <w:rStyle w:val="gnkrckgcgsb"/>
                <w:rFonts w:ascii="Times New Roman" w:hAnsi="Times New Roman" w:cs="Times New Roman"/>
                <w:color w:val="000000"/>
                <w:bdr w:val="none" w:sz="0" w:space="0" w:color="auto" w:frame="1"/>
              </w:rPr>
              <w:t>-1.729417</w:t>
            </w:r>
          </w:p>
        </w:tc>
        <w:tc>
          <w:tcPr>
            <w:tcW w:w="1074" w:type="dxa"/>
          </w:tcPr>
          <w:p w14:paraId="48E8C3B2"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53640B">
              <w:rPr>
                <w:rStyle w:val="gnkrckgcgsb"/>
                <w:rFonts w:ascii="Times New Roman" w:hAnsi="Times New Roman" w:cs="Times New Roman"/>
                <w:color w:val="000000"/>
                <w:bdr w:val="none" w:sz="0" w:space="0" w:color="auto" w:frame="1"/>
              </w:rPr>
              <w:t>15.4730</w:t>
            </w:r>
          </w:p>
        </w:tc>
        <w:tc>
          <w:tcPr>
            <w:tcW w:w="967" w:type="dxa"/>
          </w:tcPr>
          <w:p w14:paraId="24A86380"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53640B">
              <w:rPr>
                <w:rFonts w:ascii="Times New Roman" w:hAnsi="Times New Roman" w:cs="Times New Roman"/>
                <w:color w:val="000000"/>
              </w:rPr>
              <w:t>&lt; 0.0001</w:t>
            </w:r>
          </w:p>
        </w:tc>
        <w:tc>
          <w:tcPr>
            <w:tcW w:w="239" w:type="dxa"/>
          </w:tcPr>
          <w:p w14:paraId="6AFDE530"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221" w:type="dxa"/>
          </w:tcPr>
          <w:p w14:paraId="294E4B6A"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53640B">
              <w:rPr>
                <w:rStyle w:val="gnkrckgcgsb"/>
                <w:rFonts w:ascii="Times New Roman" w:hAnsi="Times New Roman" w:cs="Times New Roman"/>
                <w:color w:val="000000"/>
                <w:bdr w:val="none" w:sz="0" w:space="0" w:color="auto" w:frame="1"/>
              </w:rPr>
              <w:t>-1.683054</w:t>
            </w:r>
          </w:p>
        </w:tc>
        <w:tc>
          <w:tcPr>
            <w:tcW w:w="990" w:type="dxa"/>
          </w:tcPr>
          <w:p w14:paraId="3BAFE76B" w14:textId="77777777"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53640B">
              <w:rPr>
                <w:sz w:val="20"/>
                <w:szCs w:val="20"/>
              </w:rPr>
              <w:t>12.2157</w:t>
            </w:r>
          </w:p>
        </w:tc>
        <w:tc>
          <w:tcPr>
            <w:tcW w:w="1260" w:type="dxa"/>
          </w:tcPr>
          <w:p w14:paraId="664DB967" w14:textId="77777777"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53640B">
              <w:rPr>
                <w:sz w:val="20"/>
                <w:szCs w:val="20"/>
              </w:rPr>
              <w:t>0.0004739</w:t>
            </w:r>
          </w:p>
        </w:tc>
      </w:tr>
      <w:tr w:rsidR="00B51372" w:rsidRPr="00DD3A3D" w14:paraId="59CB9DB6" w14:textId="77777777" w:rsidTr="000635CA">
        <w:tc>
          <w:tcPr>
            <w:cnfStyle w:val="001000000000" w:firstRow="0" w:lastRow="0" w:firstColumn="1" w:lastColumn="0" w:oddVBand="0" w:evenVBand="0" w:oddHBand="0" w:evenHBand="0" w:firstRowFirstColumn="0" w:firstRowLastColumn="0" w:lastRowFirstColumn="0" w:lastRowLastColumn="0"/>
            <w:tcW w:w="2318" w:type="dxa"/>
          </w:tcPr>
          <w:p w14:paraId="660A5667" w14:textId="77777777" w:rsidR="00B51372" w:rsidRPr="0053640B" w:rsidRDefault="00B51372" w:rsidP="00707480">
            <w:pPr>
              <w:pStyle w:val="HTMLPreformatted"/>
              <w:shd w:val="clear" w:color="auto" w:fill="FFFFFF"/>
              <w:wordWrap w:val="0"/>
              <w:jc w:val="center"/>
              <w:rPr>
                <w:rFonts w:ascii="Times New Roman" w:hAnsi="Times New Roman" w:cs="Times New Roman"/>
                <w:b w:val="0"/>
                <w:color w:val="000000"/>
              </w:rPr>
            </w:pPr>
            <w:r w:rsidRPr="0053640B">
              <w:rPr>
                <w:rStyle w:val="gnkrckgcgsb"/>
                <w:rFonts w:ascii="Times New Roman" w:hAnsi="Times New Roman" w:cs="Times New Roman"/>
                <w:b w:val="0"/>
                <w:bdr w:val="none" w:sz="0" w:space="0" w:color="auto" w:frame="1"/>
              </w:rPr>
              <w:t>RTU</w:t>
            </w:r>
          </w:p>
        </w:tc>
        <w:tc>
          <w:tcPr>
            <w:tcW w:w="1111" w:type="dxa"/>
          </w:tcPr>
          <w:p w14:paraId="35A18935"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NA</w:t>
            </w:r>
          </w:p>
        </w:tc>
        <w:tc>
          <w:tcPr>
            <w:tcW w:w="1074" w:type="dxa"/>
          </w:tcPr>
          <w:p w14:paraId="11197D4A"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53640B">
              <w:rPr>
                <w:rStyle w:val="gnkrckgcgsb"/>
                <w:rFonts w:ascii="Times New Roman" w:hAnsi="Times New Roman" w:cs="Times New Roman"/>
                <w:color w:val="000000"/>
                <w:bdr w:val="none" w:sz="0" w:space="0" w:color="auto" w:frame="1"/>
              </w:rPr>
              <w:t>197.0575</w:t>
            </w:r>
          </w:p>
        </w:tc>
        <w:tc>
          <w:tcPr>
            <w:tcW w:w="967" w:type="dxa"/>
          </w:tcPr>
          <w:p w14:paraId="19E83ADB"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53640B">
              <w:rPr>
                <w:rFonts w:ascii="Times New Roman" w:hAnsi="Times New Roman" w:cs="Times New Roman"/>
                <w:color w:val="000000"/>
              </w:rPr>
              <w:t>&lt;0.0001</w:t>
            </w:r>
          </w:p>
        </w:tc>
        <w:tc>
          <w:tcPr>
            <w:tcW w:w="239" w:type="dxa"/>
          </w:tcPr>
          <w:p w14:paraId="7D269528"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221" w:type="dxa"/>
          </w:tcPr>
          <w:p w14:paraId="4C35292D"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NA</w:t>
            </w:r>
          </w:p>
        </w:tc>
        <w:tc>
          <w:tcPr>
            <w:tcW w:w="990" w:type="dxa"/>
          </w:tcPr>
          <w:p w14:paraId="2E7970C0" w14:textId="77777777"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53640B">
              <w:rPr>
                <w:sz w:val="20"/>
                <w:szCs w:val="20"/>
              </w:rPr>
              <w:t>217.5031</w:t>
            </w:r>
          </w:p>
        </w:tc>
        <w:tc>
          <w:tcPr>
            <w:tcW w:w="1260" w:type="dxa"/>
          </w:tcPr>
          <w:p w14:paraId="03E74195" w14:textId="77777777"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53640B">
              <w:rPr>
                <w:sz w:val="20"/>
                <w:szCs w:val="20"/>
              </w:rPr>
              <w:t>&lt;0.00001</w:t>
            </w:r>
          </w:p>
        </w:tc>
      </w:tr>
      <w:tr w:rsidR="00B51372" w14:paraId="124A00C7" w14:textId="77777777" w:rsidTr="000635CA">
        <w:tc>
          <w:tcPr>
            <w:cnfStyle w:val="001000000000" w:firstRow="0" w:lastRow="0" w:firstColumn="1" w:lastColumn="0" w:oddVBand="0" w:evenVBand="0" w:oddHBand="0" w:evenHBand="0" w:firstRowFirstColumn="0" w:firstRowLastColumn="0" w:lastRowFirstColumn="0" w:lastRowLastColumn="0"/>
            <w:tcW w:w="2318" w:type="dxa"/>
          </w:tcPr>
          <w:p w14:paraId="736E2BE0" w14:textId="77777777" w:rsidR="00B51372" w:rsidRPr="0053640B" w:rsidRDefault="00B51372" w:rsidP="00707480">
            <w:pPr>
              <w:pStyle w:val="HTMLPreformatted"/>
              <w:shd w:val="clear" w:color="auto" w:fill="FFFFFF"/>
              <w:wordWrap w:val="0"/>
              <w:jc w:val="center"/>
              <w:rPr>
                <w:rStyle w:val="gnkrckgcgsb"/>
                <w:rFonts w:ascii="Times New Roman" w:hAnsi="Times New Roman" w:cs="Times New Roman"/>
                <w:b w:val="0"/>
                <w:bdr w:val="none" w:sz="0" w:space="0" w:color="auto" w:frame="1"/>
              </w:rPr>
            </w:pPr>
            <w:r w:rsidRPr="0053640B">
              <w:rPr>
                <w:rStyle w:val="gnkrckgcgsb"/>
                <w:rFonts w:ascii="Times New Roman" w:hAnsi="Times New Roman" w:cs="Times New Roman"/>
                <w:b w:val="0"/>
                <w:bdr w:val="none" w:sz="0" w:space="0" w:color="auto" w:frame="1"/>
              </w:rPr>
              <w:t>Flowers.pot</w:t>
            </w:r>
          </w:p>
        </w:tc>
        <w:tc>
          <w:tcPr>
            <w:tcW w:w="1111" w:type="dxa"/>
          </w:tcPr>
          <w:p w14:paraId="64962BA1"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53640B">
              <w:rPr>
                <w:rStyle w:val="gnkrckgcgsb"/>
                <w:rFonts w:ascii="Times New Roman" w:hAnsi="Times New Roman" w:cs="Times New Roman"/>
                <w:color w:val="000000"/>
                <w:bdr w:val="none" w:sz="0" w:space="0" w:color="auto" w:frame="1"/>
              </w:rPr>
              <w:t>0.064325</w:t>
            </w:r>
          </w:p>
        </w:tc>
        <w:tc>
          <w:tcPr>
            <w:tcW w:w="1074" w:type="dxa"/>
          </w:tcPr>
          <w:p w14:paraId="7014B80C"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53640B">
              <w:rPr>
                <w:rStyle w:val="gnkrckgcgsb"/>
                <w:rFonts w:ascii="Times New Roman" w:hAnsi="Times New Roman" w:cs="Times New Roman"/>
                <w:color w:val="000000"/>
                <w:bdr w:val="none" w:sz="0" w:space="0" w:color="auto" w:frame="1"/>
              </w:rPr>
              <w:t>7.8743</w:t>
            </w:r>
          </w:p>
        </w:tc>
        <w:tc>
          <w:tcPr>
            <w:tcW w:w="967" w:type="dxa"/>
          </w:tcPr>
          <w:p w14:paraId="65E58829"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53640B">
              <w:rPr>
                <w:rStyle w:val="gnkrckgcgsb"/>
                <w:rFonts w:ascii="Times New Roman" w:hAnsi="Times New Roman" w:cs="Times New Roman"/>
                <w:color w:val="000000"/>
                <w:bdr w:val="none" w:sz="0" w:space="0" w:color="auto" w:frame="1"/>
              </w:rPr>
              <w:t>0.005014</w:t>
            </w:r>
          </w:p>
        </w:tc>
        <w:tc>
          <w:tcPr>
            <w:tcW w:w="239" w:type="dxa"/>
          </w:tcPr>
          <w:p w14:paraId="31A58B00"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221" w:type="dxa"/>
          </w:tcPr>
          <w:p w14:paraId="36D24D60"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53640B">
              <w:rPr>
                <w:rStyle w:val="gnkrckgcgsb"/>
                <w:rFonts w:ascii="Times New Roman" w:hAnsi="Times New Roman" w:cs="Times New Roman"/>
                <w:color w:val="000000"/>
                <w:bdr w:val="none" w:sz="0" w:space="0" w:color="auto" w:frame="1"/>
              </w:rPr>
              <w:t>0.042763</w:t>
            </w:r>
          </w:p>
        </w:tc>
        <w:tc>
          <w:tcPr>
            <w:tcW w:w="990" w:type="dxa"/>
          </w:tcPr>
          <w:p w14:paraId="3CEF3591" w14:textId="77777777"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53640B">
              <w:rPr>
                <w:sz w:val="20"/>
                <w:szCs w:val="20"/>
              </w:rPr>
              <w:t>4.0741</w:t>
            </w:r>
          </w:p>
        </w:tc>
        <w:tc>
          <w:tcPr>
            <w:tcW w:w="1260" w:type="dxa"/>
          </w:tcPr>
          <w:p w14:paraId="3FE6BF69" w14:textId="77777777"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53640B">
              <w:rPr>
                <w:sz w:val="20"/>
                <w:szCs w:val="20"/>
              </w:rPr>
              <w:t>0.04354</w:t>
            </w:r>
          </w:p>
        </w:tc>
      </w:tr>
      <w:tr w:rsidR="00B51372" w:rsidRPr="00DD3A3D" w14:paraId="2531992B" w14:textId="77777777" w:rsidTr="000635CA">
        <w:trPr>
          <w:trHeight w:val="378"/>
        </w:trPr>
        <w:tc>
          <w:tcPr>
            <w:cnfStyle w:val="001000000000" w:firstRow="0" w:lastRow="0" w:firstColumn="1" w:lastColumn="0" w:oddVBand="0" w:evenVBand="0" w:oddHBand="0" w:evenHBand="0" w:firstRowFirstColumn="0" w:firstRowLastColumn="0" w:lastRowFirstColumn="0" w:lastRowLastColumn="0"/>
            <w:tcW w:w="2318" w:type="dxa"/>
          </w:tcPr>
          <w:p w14:paraId="3C0C9FC5" w14:textId="77777777" w:rsidR="00B51372" w:rsidRPr="0053640B" w:rsidRDefault="00B51372" w:rsidP="00707480">
            <w:pPr>
              <w:jc w:val="center"/>
              <w:rPr>
                <w:b w:val="0"/>
                <w:sz w:val="20"/>
                <w:szCs w:val="20"/>
              </w:rPr>
            </w:pPr>
            <w:r w:rsidRPr="0053640B">
              <w:rPr>
                <w:b w:val="0"/>
                <w:sz w:val="20"/>
                <w:szCs w:val="20"/>
              </w:rPr>
              <w:t>RTU*blooming</w:t>
            </w:r>
          </w:p>
        </w:tc>
        <w:tc>
          <w:tcPr>
            <w:tcW w:w="1111" w:type="dxa"/>
          </w:tcPr>
          <w:p w14:paraId="4B5A1B5D"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53640B">
              <w:rPr>
                <w:rFonts w:ascii="Times New Roman" w:hAnsi="Times New Roman" w:cs="Times New Roman"/>
                <w:color w:val="000000"/>
              </w:rPr>
              <w:t>NA</w:t>
            </w:r>
          </w:p>
        </w:tc>
        <w:tc>
          <w:tcPr>
            <w:tcW w:w="1074" w:type="dxa"/>
          </w:tcPr>
          <w:p w14:paraId="5AD88D9C"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53640B">
              <w:rPr>
                <w:rStyle w:val="gnkrckgcgsb"/>
                <w:rFonts w:ascii="Times New Roman" w:hAnsi="Times New Roman" w:cs="Times New Roman"/>
                <w:color w:val="000000"/>
                <w:bdr w:val="none" w:sz="0" w:space="0" w:color="auto" w:frame="1"/>
              </w:rPr>
              <w:t>70.0222</w:t>
            </w:r>
          </w:p>
        </w:tc>
        <w:tc>
          <w:tcPr>
            <w:tcW w:w="967" w:type="dxa"/>
          </w:tcPr>
          <w:p w14:paraId="40BD76CF"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53640B">
              <w:rPr>
                <w:rFonts w:ascii="Times New Roman" w:hAnsi="Times New Roman" w:cs="Times New Roman"/>
                <w:color w:val="000000"/>
              </w:rPr>
              <w:t>&lt;0.0001</w:t>
            </w:r>
          </w:p>
        </w:tc>
        <w:tc>
          <w:tcPr>
            <w:tcW w:w="239" w:type="dxa"/>
          </w:tcPr>
          <w:p w14:paraId="3F83B492" w14:textId="77777777"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221" w:type="dxa"/>
          </w:tcPr>
          <w:p w14:paraId="3AB328EB" w14:textId="77777777"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53640B">
              <w:rPr>
                <w:sz w:val="20"/>
                <w:szCs w:val="20"/>
              </w:rPr>
              <w:t>NA</w:t>
            </w:r>
          </w:p>
        </w:tc>
        <w:tc>
          <w:tcPr>
            <w:tcW w:w="990" w:type="dxa"/>
          </w:tcPr>
          <w:p w14:paraId="06359E16" w14:textId="77777777"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53640B">
              <w:rPr>
                <w:sz w:val="20"/>
                <w:szCs w:val="20"/>
              </w:rPr>
              <w:t>70.35</w:t>
            </w:r>
          </w:p>
        </w:tc>
        <w:tc>
          <w:tcPr>
            <w:tcW w:w="1260" w:type="dxa"/>
          </w:tcPr>
          <w:p w14:paraId="51FE55E2" w14:textId="77777777"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53640B">
              <w:rPr>
                <w:sz w:val="20"/>
                <w:szCs w:val="20"/>
              </w:rPr>
              <w:t>&lt;0.0001</w:t>
            </w:r>
          </w:p>
        </w:tc>
      </w:tr>
    </w:tbl>
    <w:p w14:paraId="7ACDC6D5" w14:textId="77777777" w:rsidR="00B51372" w:rsidRDefault="00B51372" w:rsidP="00707480">
      <w:pPr>
        <w:spacing w:line="240" w:lineRule="auto"/>
      </w:pPr>
    </w:p>
    <w:p w14:paraId="4351CCC5" w14:textId="77777777" w:rsidR="00B51372" w:rsidRPr="00CC5491" w:rsidRDefault="00B51372" w:rsidP="00333630">
      <w:pPr>
        <w:pStyle w:val="HTMLPreformatted"/>
        <w:shd w:val="clear" w:color="auto" w:fill="FFFFFF"/>
        <w:wordWrap w:val="0"/>
        <w:rPr>
          <w:rStyle w:val="gnkrckgcgsb"/>
          <w:rFonts w:ascii="Times New Roman" w:hAnsi="Times New Roman" w:cs="Times New Roman"/>
          <w:color w:val="000000"/>
          <w:bdr w:val="none" w:sz="0" w:space="0" w:color="auto" w:frame="1"/>
        </w:rPr>
      </w:pPr>
    </w:p>
    <w:p w14:paraId="342970EB" w14:textId="77777777" w:rsidR="00B51372" w:rsidRDefault="00B51372" w:rsidP="00707480">
      <w:pPr>
        <w:pStyle w:val="HTMLPreformatted"/>
        <w:shd w:val="clear" w:color="auto" w:fill="FFFFFF"/>
        <w:wordWrap w:val="0"/>
        <w:jc w:val="center"/>
        <w:rPr>
          <w:rStyle w:val="gnkrckgcgsb"/>
          <w:rFonts w:ascii="Times New Roman" w:hAnsi="Times New Roman" w:cs="Times New Roman"/>
          <w:color w:val="000000"/>
          <w:bdr w:val="none" w:sz="0" w:space="0" w:color="auto" w:frame="1"/>
        </w:rPr>
      </w:pPr>
    </w:p>
    <w:p w14:paraId="34DDA88F" w14:textId="77777777" w:rsidR="00A244BD" w:rsidRDefault="00A244BD" w:rsidP="00A244BD">
      <w:pPr>
        <w:spacing w:line="240" w:lineRule="auto"/>
      </w:pPr>
      <w:r>
        <w:t xml:space="preserve">Table 2: Post-hoc </w:t>
      </w:r>
      <w:r w:rsidR="00A737CE">
        <w:t xml:space="preserve">least squares </w:t>
      </w:r>
      <w:r>
        <w:t>contrasts of significant RTU</w:t>
      </w:r>
      <w:r w:rsidR="00AF4C99">
        <w:t xml:space="preserve"> * blooming interactions from GLMM visitation model. </w:t>
      </w:r>
    </w:p>
    <w:tbl>
      <w:tblPr>
        <w:tblStyle w:val="PlainTable2"/>
        <w:tblpPr w:leftFromText="180" w:rightFromText="180" w:vertAnchor="text" w:horzAnchor="margin" w:tblpY="98"/>
        <w:tblW w:w="9180" w:type="dxa"/>
        <w:tblLook w:val="0600" w:firstRow="0" w:lastRow="0" w:firstColumn="0" w:lastColumn="0" w:noHBand="1" w:noVBand="1"/>
      </w:tblPr>
      <w:tblGrid>
        <w:gridCol w:w="1260"/>
        <w:gridCol w:w="1170"/>
        <w:gridCol w:w="900"/>
        <w:gridCol w:w="900"/>
        <w:gridCol w:w="900"/>
        <w:gridCol w:w="1170"/>
        <w:gridCol w:w="900"/>
        <w:gridCol w:w="900"/>
        <w:gridCol w:w="1080"/>
      </w:tblGrid>
      <w:tr w:rsidR="00A244BD" w14:paraId="4F26FD62" w14:textId="77777777" w:rsidTr="000635CA">
        <w:tc>
          <w:tcPr>
            <w:tcW w:w="1260" w:type="dxa"/>
            <w:tcBorders>
              <w:bottom w:val="nil"/>
            </w:tcBorders>
          </w:tcPr>
          <w:p w14:paraId="369850D7" w14:textId="77777777" w:rsidR="00A244BD" w:rsidRPr="0079431F" w:rsidRDefault="00A244BD" w:rsidP="00886F90">
            <w:pPr>
              <w:pStyle w:val="HTMLPreformatted"/>
              <w:wordWrap w:val="0"/>
              <w:rPr>
                <w:rStyle w:val="gnkrckgcgsb"/>
                <w:rFonts w:ascii="Times New Roman" w:hAnsi="Times New Roman" w:cs="Times New Roman"/>
                <w:color w:val="000000"/>
                <w:sz w:val="22"/>
                <w:szCs w:val="22"/>
                <w:bdr w:val="none" w:sz="0" w:space="0" w:color="auto" w:frame="1"/>
              </w:rPr>
            </w:pPr>
          </w:p>
        </w:tc>
        <w:tc>
          <w:tcPr>
            <w:tcW w:w="3870" w:type="dxa"/>
            <w:gridSpan w:val="4"/>
            <w:tcBorders>
              <w:bottom w:val="nil"/>
            </w:tcBorders>
          </w:tcPr>
          <w:p w14:paraId="0C62083F" w14:textId="77777777" w:rsidR="00A244BD" w:rsidRPr="00BC5C62" w:rsidRDefault="00A244BD" w:rsidP="00886F90">
            <w:pPr>
              <w:pStyle w:val="HTMLPreformatted"/>
              <w:wordWrap w:val="0"/>
              <w:jc w:val="center"/>
              <w:rPr>
                <w:rStyle w:val="gnkrckgcgsb"/>
                <w:rFonts w:ascii="Times New Roman" w:hAnsi="Times New Roman" w:cs="Times New Roman"/>
                <w:color w:val="000000"/>
                <w:sz w:val="22"/>
                <w:szCs w:val="22"/>
                <w:bdr w:val="none" w:sz="0" w:space="0" w:color="auto" w:frame="1"/>
              </w:rPr>
            </w:pPr>
            <w:r>
              <w:rPr>
                <w:rStyle w:val="gnkrckgcgsb"/>
                <w:rFonts w:ascii="Times New Roman" w:hAnsi="Times New Roman" w:cs="Times New Roman"/>
                <w:color w:val="000000"/>
                <w:sz w:val="22"/>
                <w:szCs w:val="22"/>
                <w:bdr w:val="none" w:sz="0" w:space="0" w:color="auto" w:frame="1"/>
              </w:rPr>
              <w:t>Total flower visits</w:t>
            </w:r>
          </w:p>
        </w:tc>
        <w:tc>
          <w:tcPr>
            <w:tcW w:w="4050" w:type="dxa"/>
            <w:gridSpan w:val="4"/>
            <w:tcBorders>
              <w:bottom w:val="nil"/>
            </w:tcBorders>
          </w:tcPr>
          <w:p w14:paraId="27E31EF2" w14:textId="77777777" w:rsidR="00A244BD" w:rsidRPr="00BC5C62" w:rsidRDefault="00A244BD" w:rsidP="00886F90">
            <w:pPr>
              <w:pStyle w:val="HTMLPreformatted"/>
              <w:wordWrap w:val="0"/>
              <w:jc w:val="center"/>
              <w:rPr>
                <w:rStyle w:val="gnkrckgcgsb"/>
                <w:rFonts w:ascii="Times New Roman" w:hAnsi="Times New Roman" w:cs="Times New Roman"/>
                <w:color w:val="000000"/>
                <w:sz w:val="22"/>
                <w:szCs w:val="22"/>
                <w:bdr w:val="none" w:sz="0" w:space="0" w:color="auto" w:frame="1"/>
              </w:rPr>
            </w:pPr>
            <w:r>
              <w:rPr>
                <w:rStyle w:val="gnkrckgcgsb"/>
                <w:rFonts w:ascii="Times New Roman" w:hAnsi="Times New Roman" w:cs="Times New Roman"/>
                <w:color w:val="000000"/>
                <w:sz w:val="22"/>
                <w:szCs w:val="22"/>
                <w:bdr w:val="none" w:sz="0" w:space="0" w:color="auto" w:frame="1"/>
              </w:rPr>
              <w:t>Foraging instances</w:t>
            </w:r>
          </w:p>
        </w:tc>
      </w:tr>
      <w:tr w:rsidR="000635CA" w14:paraId="7805E45D" w14:textId="77777777" w:rsidTr="000635CA">
        <w:tc>
          <w:tcPr>
            <w:tcW w:w="1260" w:type="dxa"/>
            <w:tcBorders>
              <w:top w:val="nil"/>
              <w:bottom w:val="single" w:sz="4" w:space="0" w:color="auto"/>
            </w:tcBorders>
          </w:tcPr>
          <w:p w14:paraId="25D37FC8" w14:textId="77777777"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RTU</w:t>
            </w:r>
          </w:p>
        </w:tc>
        <w:tc>
          <w:tcPr>
            <w:tcW w:w="1170" w:type="dxa"/>
            <w:tcBorders>
              <w:top w:val="nil"/>
              <w:bottom w:val="single" w:sz="4" w:space="0" w:color="auto"/>
            </w:tcBorders>
          </w:tcPr>
          <w:p w14:paraId="3DD9D3B4"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Estimate</w:t>
            </w:r>
          </w:p>
        </w:tc>
        <w:tc>
          <w:tcPr>
            <w:tcW w:w="900" w:type="dxa"/>
            <w:tcBorders>
              <w:top w:val="nil"/>
              <w:bottom w:val="single" w:sz="4" w:space="0" w:color="auto"/>
            </w:tcBorders>
          </w:tcPr>
          <w:p w14:paraId="689B7522"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SE</w:t>
            </w:r>
          </w:p>
        </w:tc>
        <w:tc>
          <w:tcPr>
            <w:tcW w:w="900" w:type="dxa"/>
            <w:tcBorders>
              <w:top w:val="nil"/>
              <w:bottom w:val="single" w:sz="4" w:space="0" w:color="auto"/>
            </w:tcBorders>
          </w:tcPr>
          <w:p w14:paraId="2EE983E7"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proofErr w:type="spellStart"/>
            <w:proofErr w:type="gramStart"/>
            <w:r w:rsidRPr="0053640B">
              <w:rPr>
                <w:rStyle w:val="gnkrckgcgsb"/>
                <w:rFonts w:ascii="Times New Roman" w:hAnsi="Times New Roman" w:cs="Times New Roman"/>
                <w:color w:val="000000"/>
                <w:bdr w:val="none" w:sz="0" w:space="0" w:color="auto" w:frame="1"/>
              </w:rPr>
              <w:t>t</w:t>
            </w:r>
            <w:proofErr w:type="gramEnd"/>
            <w:r w:rsidRPr="0053640B">
              <w:rPr>
                <w:rStyle w:val="gnkrckgcgsb"/>
                <w:rFonts w:ascii="Times New Roman" w:hAnsi="Times New Roman" w:cs="Times New Roman"/>
                <w:color w:val="000000"/>
                <w:bdr w:val="none" w:sz="0" w:space="0" w:color="auto" w:frame="1"/>
              </w:rPr>
              <w:t>.ratio</w:t>
            </w:r>
            <w:proofErr w:type="spellEnd"/>
          </w:p>
        </w:tc>
        <w:tc>
          <w:tcPr>
            <w:tcW w:w="900" w:type="dxa"/>
            <w:tcBorders>
              <w:top w:val="nil"/>
              <w:bottom w:val="single" w:sz="4" w:space="0" w:color="auto"/>
            </w:tcBorders>
          </w:tcPr>
          <w:p w14:paraId="4F75F3A2"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proofErr w:type="gramStart"/>
            <w:r w:rsidRPr="0053640B">
              <w:rPr>
                <w:rStyle w:val="gnkrckgcgsb"/>
                <w:rFonts w:ascii="Times New Roman" w:hAnsi="Times New Roman" w:cs="Times New Roman"/>
                <w:color w:val="000000"/>
                <w:bdr w:val="none" w:sz="0" w:space="0" w:color="auto" w:frame="1"/>
              </w:rPr>
              <w:t>p</w:t>
            </w:r>
            <w:proofErr w:type="gramEnd"/>
          </w:p>
        </w:tc>
        <w:tc>
          <w:tcPr>
            <w:tcW w:w="1170" w:type="dxa"/>
            <w:tcBorders>
              <w:top w:val="nil"/>
              <w:bottom w:val="single" w:sz="4" w:space="0" w:color="auto"/>
            </w:tcBorders>
          </w:tcPr>
          <w:p w14:paraId="7B1068F6"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proofErr w:type="gramStart"/>
            <w:r w:rsidRPr="0053640B">
              <w:rPr>
                <w:rStyle w:val="gnkrckgcgsb"/>
                <w:rFonts w:ascii="Times New Roman" w:hAnsi="Times New Roman" w:cs="Times New Roman"/>
                <w:color w:val="000000"/>
                <w:bdr w:val="none" w:sz="0" w:space="0" w:color="auto" w:frame="1"/>
              </w:rPr>
              <w:t>estimate</w:t>
            </w:r>
            <w:proofErr w:type="gramEnd"/>
          </w:p>
        </w:tc>
        <w:tc>
          <w:tcPr>
            <w:tcW w:w="900" w:type="dxa"/>
            <w:tcBorders>
              <w:top w:val="nil"/>
              <w:bottom w:val="single" w:sz="4" w:space="0" w:color="auto"/>
            </w:tcBorders>
          </w:tcPr>
          <w:p w14:paraId="3F97A0C6"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SE</w:t>
            </w:r>
          </w:p>
        </w:tc>
        <w:tc>
          <w:tcPr>
            <w:tcW w:w="900" w:type="dxa"/>
            <w:tcBorders>
              <w:top w:val="nil"/>
              <w:bottom w:val="single" w:sz="4" w:space="0" w:color="auto"/>
            </w:tcBorders>
          </w:tcPr>
          <w:p w14:paraId="36FFAC10"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proofErr w:type="spellStart"/>
            <w:proofErr w:type="gramStart"/>
            <w:r w:rsidRPr="0053640B">
              <w:rPr>
                <w:rStyle w:val="gnkrckgcgsb"/>
                <w:rFonts w:ascii="Times New Roman" w:hAnsi="Times New Roman" w:cs="Times New Roman"/>
                <w:color w:val="000000"/>
                <w:bdr w:val="none" w:sz="0" w:space="0" w:color="auto" w:frame="1"/>
              </w:rPr>
              <w:t>t</w:t>
            </w:r>
            <w:proofErr w:type="gramEnd"/>
            <w:r w:rsidRPr="0053640B">
              <w:rPr>
                <w:rStyle w:val="gnkrckgcgsb"/>
                <w:rFonts w:ascii="Times New Roman" w:hAnsi="Times New Roman" w:cs="Times New Roman"/>
                <w:color w:val="000000"/>
                <w:bdr w:val="none" w:sz="0" w:space="0" w:color="auto" w:frame="1"/>
              </w:rPr>
              <w:t>.ratio</w:t>
            </w:r>
            <w:proofErr w:type="spellEnd"/>
          </w:p>
        </w:tc>
        <w:tc>
          <w:tcPr>
            <w:tcW w:w="1080" w:type="dxa"/>
            <w:tcBorders>
              <w:top w:val="nil"/>
              <w:bottom w:val="single" w:sz="4" w:space="0" w:color="auto"/>
            </w:tcBorders>
          </w:tcPr>
          <w:p w14:paraId="0978BD61"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proofErr w:type="gramStart"/>
            <w:r w:rsidRPr="0053640B">
              <w:rPr>
                <w:rStyle w:val="gnkrckgcgsb"/>
                <w:rFonts w:ascii="Times New Roman" w:hAnsi="Times New Roman" w:cs="Times New Roman"/>
                <w:color w:val="000000"/>
                <w:bdr w:val="none" w:sz="0" w:space="0" w:color="auto" w:frame="1"/>
              </w:rPr>
              <w:t>p</w:t>
            </w:r>
            <w:proofErr w:type="gramEnd"/>
          </w:p>
        </w:tc>
      </w:tr>
      <w:tr w:rsidR="000635CA" w14:paraId="6C8D38B0" w14:textId="77777777" w:rsidTr="000635CA">
        <w:tc>
          <w:tcPr>
            <w:tcW w:w="1260" w:type="dxa"/>
            <w:tcBorders>
              <w:top w:val="single" w:sz="4" w:space="0" w:color="auto"/>
            </w:tcBorders>
          </w:tcPr>
          <w:p w14:paraId="1516B17C" w14:textId="77777777"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Solitary bee</w:t>
            </w:r>
          </w:p>
        </w:tc>
        <w:tc>
          <w:tcPr>
            <w:tcW w:w="1170" w:type="dxa"/>
            <w:tcBorders>
              <w:top w:val="single" w:sz="4" w:space="0" w:color="auto"/>
            </w:tcBorders>
          </w:tcPr>
          <w:p w14:paraId="22A39287"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1.7294</w:t>
            </w:r>
          </w:p>
        </w:tc>
        <w:tc>
          <w:tcPr>
            <w:tcW w:w="900" w:type="dxa"/>
            <w:tcBorders>
              <w:top w:val="single" w:sz="4" w:space="0" w:color="auto"/>
            </w:tcBorders>
          </w:tcPr>
          <w:p w14:paraId="78390C85"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.4419</w:t>
            </w:r>
          </w:p>
        </w:tc>
        <w:tc>
          <w:tcPr>
            <w:tcW w:w="900" w:type="dxa"/>
            <w:tcBorders>
              <w:top w:val="single" w:sz="4" w:space="0" w:color="auto"/>
            </w:tcBorders>
          </w:tcPr>
          <w:p w14:paraId="3FA25575"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3.914</w:t>
            </w:r>
          </w:p>
        </w:tc>
        <w:tc>
          <w:tcPr>
            <w:tcW w:w="900" w:type="dxa"/>
            <w:tcBorders>
              <w:top w:val="single" w:sz="4" w:space="0" w:color="auto"/>
            </w:tcBorders>
          </w:tcPr>
          <w:p w14:paraId="51B54F2E"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0.0001</w:t>
            </w:r>
          </w:p>
        </w:tc>
        <w:tc>
          <w:tcPr>
            <w:tcW w:w="1170" w:type="dxa"/>
            <w:tcBorders>
              <w:top w:val="single" w:sz="4" w:space="0" w:color="auto"/>
            </w:tcBorders>
          </w:tcPr>
          <w:p w14:paraId="33AB8435"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1.6831</w:t>
            </w:r>
          </w:p>
        </w:tc>
        <w:tc>
          <w:tcPr>
            <w:tcW w:w="900" w:type="dxa"/>
            <w:tcBorders>
              <w:top w:val="single" w:sz="4" w:space="0" w:color="auto"/>
            </w:tcBorders>
          </w:tcPr>
          <w:p w14:paraId="55FBBFB1"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.4840</w:t>
            </w:r>
          </w:p>
        </w:tc>
        <w:tc>
          <w:tcPr>
            <w:tcW w:w="900" w:type="dxa"/>
            <w:tcBorders>
              <w:top w:val="single" w:sz="4" w:space="0" w:color="auto"/>
            </w:tcBorders>
          </w:tcPr>
          <w:p w14:paraId="35F5CC5B"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3.478</w:t>
            </w:r>
          </w:p>
        </w:tc>
        <w:tc>
          <w:tcPr>
            <w:tcW w:w="1080" w:type="dxa"/>
            <w:tcBorders>
              <w:top w:val="single" w:sz="4" w:space="0" w:color="auto"/>
            </w:tcBorders>
          </w:tcPr>
          <w:p w14:paraId="31AD9DD8"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0.0005</w:t>
            </w:r>
          </w:p>
        </w:tc>
      </w:tr>
      <w:tr w:rsidR="000635CA" w14:paraId="24E9547F" w14:textId="77777777" w:rsidTr="000635CA">
        <w:tc>
          <w:tcPr>
            <w:tcW w:w="1260" w:type="dxa"/>
          </w:tcPr>
          <w:p w14:paraId="00C4B43F" w14:textId="77777777"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proofErr w:type="spellStart"/>
            <w:r w:rsidRPr="0079431F">
              <w:rPr>
                <w:rStyle w:val="gnkrckgcgsb"/>
                <w:rFonts w:ascii="Times New Roman" w:hAnsi="Times New Roman" w:cs="Times New Roman"/>
                <w:color w:val="000000"/>
                <w:bdr w:val="none" w:sz="0" w:space="0" w:color="auto" w:frame="1"/>
              </w:rPr>
              <w:t>Bombyliidae</w:t>
            </w:r>
            <w:proofErr w:type="spellEnd"/>
          </w:p>
        </w:tc>
        <w:tc>
          <w:tcPr>
            <w:tcW w:w="1170" w:type="dxa"/>
          </w:tcPr>
          <w:p w14:paraId="1543958E"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0.04603</w:t>
            </w:r>
          </w:p>
        </w:tc>
        <w:tc>
          <w:tcPr>
            <w:tcW w:w="900" w:type="dxa"/>
          </w:tcPr>
          <w:p w14:paraId="5CCD12B2"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.3886</w:t>
            </w:r>
          </w:p>
        </w:tc>
        <w:tc>
          <w:tcPr>
            <w:tcW w:w="900" w:type="dxa"/>
          </w:tcPr>
          <w:p w14:paraId="42531F27"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0.118</w:t>
            </w:r>
          </w:p>
        </w:tc>
        <w:tc>
          <w:tcPr>
            <w:tcW w:w="900" w:type="dxa"/>
          </w:tcPr>
          <w:p w14:paraId="09DEED4B"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0.9057</w:t>
            </w:r>
          </w:p>
        </w:tc>
        <w:tc>
          <w:tcPr>
            <w:tcW w:w="1170" w:type="dxa"/>
          </w:tcPr>
          <w:p w14:paraId="48420CB8"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0.3956</w:t>
            </w:r>
          </w:p>
        </w:tc>
        <w:tc>
          <w:tcPr>
            <w:tcW w:w="900" w:type="dxa"/>
          </w:tcPr>
          <w:p w14:paraId="28EECAB5"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.3.5568</w:t>
            </w:r>
          </w:p>
        </w:tc>
        <w:tc>
          <w:tcPr>
            <w:tcW w:w="900" w:type="dxa"/>
          </w:tcPr>
          <w:p w14:paraId="6BE34FC0"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1.112</w:t>
            </w:r>
          </w:p>
        </w:tc>
        <w:tc>
          <w:tcPr>
            <w:tcW w:w="1080" w:type="dxa"/>
          </w:tcPr>
          <w:p w14:paraId="0A777C54"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0.2662</w:t>
            </w:r>
          </w:p>
        </w:tc>
      </w:tr>
      <w:tr w:rsidR="000635CA" w14:paraId="0DC4B5E6" w14:textId="77777777" w:rsidTr="000635CA">
        <w:tc>
          <w:tcPr>
            <w:tcW w:w="1260" w:type="dxa"/>
          </w:tcPr>
          <w:p w14:paraId="265B4589" w14:textId="77777777"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Honeybee</w:t>
            </w:r>
          </w:p>
        </w:tc>
        <w:tc>
          <w:tcPr>
            <w:tcW w:w="1170" w:type="dxa"/>
          </w:tcPr>
          <w:p w14:paraId="1687517E"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24.9969</w:t>
            </w:r>
          </w:p>
        </w:tc>
        <w:tc>
          <w:tcPr>
            <w:tcW w:w="900" w:type="dxa"/>
          </w:tcPr>
          <w:p w14:paraId="604E1581"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77838</w:t>
            </w:r>
          </w:p>
        </w:tc>
        <w:tc>
          <w:tcPr>
            <w:tcW w:w="900" w:type="dxa"/>
          </w:tcPr>
          <w:p w14:paraId="2E9BE1B0"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0.000</w:t>
            </w:r>
          </w:p>
        </w:tc>
        <w:tc>
          <w:tcPr>
            <w:tcW w:w="900" w:type="dxa"/>
          </w:tcPr>
          <w:p w14:paraId="2D2DDF07"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0.9997</w:t>
            </w:r>
          </w:p>
        </w:tc>
        <w:tc>
          <w:tcPr>
            <w:tcW w:w="1170" w:type="dxa"/>
          </w:tcPr>
          <w:p w14:paraId="53D1CAF6"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24.3349</w:t>
            </w:r>
          </w:p>
        </w:tc>
        <w:tc>
          <w:tcPr>
            <w:tcW w:w="900" w:type="dxa"/>
          </w:tcPr>
          <w:p w14:paraId="32641AC8"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65302.3</w:t>
            </w:r>
          </w:p>
        </w:tc>
        <w:tc>
          <w:tcPr>
            <w:tcW w:w="900" w:type="dxa"/>
          </w:tcPr>
          <w:p w14:paraId="45643536"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0.000</w:t>
            </w:r>
          </w:p>
        </w:tc>
        <w:tc>
          <w:tcPr>
            <w:tcW w:w="1080" w:type="dxa"/>
          </w:tcPr>
          <w:p w14:paraId="305A2831"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0.9997</w:t>
            </w:r>
          </w:p>
        </w:tc>
      </w:tr>
      <w:tr w:rsidR="000635CA" w14:paraId="686F8C93" w14:textId="77777777" w:rsidTr="000635CA">
        <w:tc>
          <w:tcPr>
            <w:tcW w:w="1260" w:type="dxa"/>
          </w:tcPr>
          <w:p w14:paraId="4E82E0B7" w14:textId="77777777"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Lepidoptera</w:t>
            </w:r>
          </w:p>
        </w:tc>
        <w:tc>
          <w:tcPr>
            <w:tcW w:w="1170" w:type="dxa"/>
          </w:tcPr>
          <w:p w14:paraId="0DF3B41C"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-2.4017</w:t>
            </w:r>
          </w:p>
        </w:tc>
        <w:tc>
          <w:tcPr>
            <w:tcW w:w="900" w:type="dxa"/>
          </w:tcPr>
          <w:p w14:paraId="595151AA"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1.28900</w:t>
            </w:r>
          </w:p>
        </w:tc>
        <w:tc>
          <w:tcPr>
            <w:tcW w:w="900" w:type="dxa"/>
          </w:tcPr>
          <w:p w14:paraId="1FB6C924"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-1.862</w:t>
            </w:r>
          </w:p>
        </w:tc>
        <w:tc>
          <w:tcPr>
            <w:tcW w:w="900" w:type="dxa"/>
          </w:tcPr>
          <w:p w14:paraId="424F3083"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0.0629</w:t>
            </w:r>
          </w:p>
        </w:tc>
        <w:tc>
          <w:tcPr>
            <w:tcW w:w="1170" w:type="dxa"/>
          </w:tcPr>
          <w:p w14:paraId="7304E189"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-2.0771</w:t>
            </w:r>
          </w:p>
        </w:tc>
        <w:tc>
          <w:tcPr>
            <w:tcW w:w="900" w:type="dxa"/>
          </w:tcPr>
          <w:p w14:paraId="1D4D3DB5"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1.0625</w:t>
            </w:r>
          </w:p>
        </w:tc>
        <w:tc>
          <w:tcPr>
            <w:tcW w:w="900" w:type="dxa"/>
          </w:tcPr>
          <w:p w14:paraId="374502D3"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-1.955</w:t>
            </w:r>
          </w:p>
        </w:tc>
        <w:tc>
          <w:tcPr>
            <w:tcW w:w="1080" w:type="dxa"/>
          </w:tcPr>
          <w:p w14:paraId="6D8A29B9"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0.0508</w:t>
            </w:r>
          </w:p>
        </w:tc>
      </w:tr>
      <w:tr w:rsidR="000635CA" w14:paraId="3F5BD659" w14:textId="77777777" w:rsidTr="000635CA">
        <w:trPr>
          <w:trHeight w:val="162"/>
        </w:trPr>
        <w:tc>
          <w:tcPr>
            <w:tcW w:w="1260" w:type="dxa"/>
          </w:tcPr>
          <w:p w14:paraId="1A70D2AC" w14:textId="77777777"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Other</w:t>
            </w:r>
          </w:p>
        </w:tc>
        <w:tc>
          <w:tcPr>
            <w:tcW w:w="1170" w:type="dxa"/>
          </w:tcPr>
          <w:p w14:paraId="754EE035"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-0.0197</w:t>
            </w:r>
          </w:p>
        </w:tc>
        <w:tc>
          <w:tcPr>
            <w:tcW w:w="900" w:type="dxa"/>
          </w:tcPr>
          <w:p w14:paraId="6DFC3548"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.2403</w:t>
            </w:r>
          </w:p>
        </w:tc>
        <w:tc>
          <w:tcPr>
            <w:tcW w:w="900" w:type="dxa"/>
          </w:tcPr>
          <w:p w14:paraId="7F94F7E0"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-0.082</w:t>
            </w:r>
          </w:p>
        </w:tc>
        <w:tc>
          <w:tcPr>
            <w:tcW w:w="900" w:type="dxa"/>
          </w:tcPr>
          <w:p w14:paraId="10F63BCC"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0.9347</w:t>
            </w:r>
          </w:p>
        </w:tc>
        <w:tc>
          <w:tcPr>
            <w:tcW w:w="1170" w:type="dxa"/>
          </w:tcPr>
          <w:p w14:paraId="5160B87B"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0.1341</w:t>
            </w:r>
          </w:p>
        </w:tc>
        <w:tc>
          <w:tcPr>
            <w:tcW w:w="900" w:type="dxa"/>
          </w:tcPr>
          <w:p w14:paraId="06922971"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.2065</w:t>
            </w:r>
          </w:p>
        </w:tc>
        <w:tc>
          <w:tcPr>
            <w:tcW w:w="900" w:type="dxa"/>
          </w:tcPr>
          <w:p w14:paraId="304C96F7"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0.64</w:t>
            </w:r>
          </w:p>
        </w:tc>
        <w:tc>
          <w:tcPr>
            <w:tcW w:w="1080" w:type="dxa"/>
          </w:tcPr>
          <w:p w14:paraId="05483D14"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0.5163</w:t>
            </w:r>
          </w:p>
        </w:tc>
      </w:tr>
      <w:tr w:rsidR="000635CA" w14:paraId="05F16A20" w14:textId="77777777" w:rsidTr="000635CA">
        <w:tc>
          <w:tcPr>
            <w:tcW w:w="1260" w:type="dxa"/>
          </w:tcPr>
          <w:p w14:paraId="413AE302" w14:textId="77777777"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proofErr w:type="spellStart"/>
            <w:r w:rsidRPr="0079431F">
              <w:rPr>
                <w:rStyle w:val="gnkrckgcgsb"/>
                <w:rFonts w:ascii="Times New Roman" w:hAnsi="Times New Roman" w:cs="Times New Roman"/>
                <w:color w:val="000000"/>
                <w:bdr w:val="none" w:sz="0" w:space="0" w:color="auto" w:frame="1"/>
              </w:rPr>
              <w:t>Syrphid</w:t>
            </w:r>
            <w:proofErr w:type="spellEnd"/>
          </w:p>
        </w:tc>
        <w:tc>
          <w:tcPr>
            <w:tcW w:w="1170" w:type="dxa"/>
          </w:tcPr>
          <w:p w14:paraId="0B2392EE"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3.0563</w:t>
            </w:r>
          </w:p>
        </w:tc>
        <w:tc>
          <w:tcPr>
            <w:tcW w:w="900" w:type="dxa"/>
          </w:tcPr>
          <w:p w14:paraId="6EC867B6"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.3347</w:t>
            </w:r>
          </w:p>
        </w:tc>
        <w:tc>
          <w:tcPr>
            <w:tcW w:w="900" w:type="dxa"/>
          </w:tcPr>
          <w:p w14:paraId="193F9440"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8.813</w:t>
            </w:r>
          </w:p>
        </w:tc>
        <w:tc>
          <w:tcPr>
            <w:tcW w:w="900" w:type="dxa"/>
          </w:tcPr>
          <w:p w14:paraId="37271AB7"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&lt;0.0001</w:t>
            </w:r>
          </w:p>
        </w:tc>
        <w:tc>
          <w:tcPr>
            <w:tcW w:w="1170" w:type="dxa"/>
          </w:tcPr>
          <w:p w14:paraId="7238B28C"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3.1228</w:t>
            </w:r>
          </w:p>
        </w:tc>
        <w:tc>
          <w:tcPr>
            <w:tcW w:w="900" w:type="dxa"/>
          </w:tcPr>
          <w:p w14:paraId="04269D6C"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.3404</w:t>
            </w:r>
          </w:p>
        </w:tc>
        <w:tc>
          <w:tcPr>
            <w:tcW w:w="900" w:type="dxa"/>
          </w:tcPr>
          <w:p w14:paraId="5871F5C0"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9.173</w:t>
            </w:r>
          </w:p>
        </w:tc>
        <w:tc>
          <w:tcPr>
            <w:tcW w:w="1080" w:type="dxa"/>
          </w:tcPr>
          <w:p w14:paraId="26EDA576"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&lt;0.0001</w:t>
            </w:r>
          </w:p>
        </w:tc>
      </w:tr>
    </w:tbl>
    <w:p w14:paraId="19810154" w14:textId="77777777" w:rsidR="00A244BD" w:rsidRDefault="00A244BD"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051CB3BC"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3927D9F6"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48E181B7"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0E3A3109"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6977DACB"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36118440"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590B514F"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223B172C"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4FF4B3CC"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79A27784"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68CFFE0F"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0E527013"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0BA24E97"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6CADA77B"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5CFF1577"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40E752C4"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055F0F8F"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2AE49912"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1ED12341"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584234AD"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7EEBB64C"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33BD7F91"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07D39E31" w14:textId="77777777" w:rsidR="00333630" w:rsidRPr="00333630" w:rsidRDefault="00A244BD"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r>
        <w:rPr>
          <w:rStyle w:val="gnkrckgcgsb"/>
          <w:rFonts w:ascii="Times New Roman" w:hAnsi="Times New Roman" w:cs="Times New Roman"/>
          <w:color w:val="000000"/>
          <w:sz w:val="24"/>
          <w:szCs w:val="24"/>
          <w:bdr w:val="none" w:sz="0" w:space="0" w:color="auto" w:frame="1"/>
        </w:rPr>
        <w:t>Table 3</w:t>
      </w:r>
      <w:r w:rsidR="00333630">
        <w:rPr>
          <w:rStyle w:val="gnkrckgcgsb"/>
          <w:rFonts w:ascii="Times New Roman" w:hAnsi="Times New Roman" w:cs="Times New Roman"/>
          <w:color w:val="000000"/>
          <w:sz w:val="24"/>
          <w:szCs w:val="24"/>
          <w:bdr w:val="none" w:sz="0" w:space="0" w:color="auto" w:frame="1"/>
        </w:rPr>
        <w:t xml:space="preserve">: GLMM results </w:t>
      </w:r>
      <w:r w:rsidR="00AF4C99">
        <w:rPr>
          <w:rStyle w:val="gnkrckgcgsb"/>
          <w:rFonts w:ascii="Times New Roman" w:hAnsi="Times New Roman" w:cs="Times New Roman"/>
          <w:color w:val="000000"/>
          <w:sz w:val="24"/>
          <w:szCs w:val="24"/>
          <w:bdr w:val="none" w:sz="0" w:space="0" w:color="auto" w:frame="1"/>
        </w:rPr>
        <w:t>showing community-level effects.</w:t>
      </w:r>
      <w:r w:rsidR="00333630">
        <w:rPr>
          <w:rStyle w:val="gnkrckgcgsb"/>
          <w:rFonts w:ascii="Times New Roman" w:hAnsi="Times New Roman" w:cs="Times New Roman"/>
          <w:color w:val="000000"/>
          <w:sz w:val="24"/>
          <w:szCs w:val="24"/>
          <w:bdr w:val="none" w:sz="0" w:space="0" w:color="auto" w:frame="1"/>
        </w:rPr>
        <w:t xml:space="preserve"> </w:t>
      </w:r>
    </w:p>
    <w:p w14:paraId="5C688056" w14:textId="77777777" w:rsidR="00333630" w:rsidRDefault="00333630" w:rsidP="00333630">
      <w:pPr>
        <w:pStyle w:val="HTMLPreformatted"/>
        <w:shd w:val="clear" w:color="auto" w:fill="FFFFFF"/>
        <w:wordWrap w:val="0"/>
        <w:rPr>
          <w:rStyle w:val="gnkrckgcgsb"/>
          <w:rFonts w:ascii="Times New Roman" w:hAnsi="Times New Roman" w:cs="Times New Roman"/>
          <w:color w:val="000000"/>
          <w:bdr w:val="none" w:sz="0" w:space="0" w:color="auto" w:frame="1"/>
        </w:rPr>
      </w:pPr>
    </w:p>
    <w:p w14:paraId="30104879" w14:textId="77777777" w:rsidR="00333630" w:rsidRPr="00CC5491" w:rsidRDefault="00333630" w:rsidP="00333630">
      <w:pPr>
        <w:pStyle w:val="HTMLPreformatted"/>
        <w:shd w:val="clear" w:color="auto" w:fill="FFFFFF"/>
        <w:wordWrap w:val="0"/>
        <w:rPr>
          <w:rStyle w:val="gnkrckgcgsb"/>
          <w:rFonts w:ascii="Times New Roman" w:hAnsi="Times New Roman" w:cs="Times New Roman"/>
          <w:color w:val="000000"/>
          <w:bdr w:val="none" w:sz="0" w:space="0" w:color="auto" w:frame="1"/>
        </w:rPr>
      </w:pPr>
    </w:p>
    <w:tbl>
      <w:tblPr>
        <w:tblStyle w:val="PlainTable2"/>
        <w:tblW w:w="9805" w:type="dxa"/>
        <w:tblLayout w:type="fixed"/>
        <w:tblLook w:val="0620" w:firstRow="1" w:lastRow="0" w:firstColumn="0" w:lastColumn="0" w:noHBand="1" w:noVBand="1"/>
      </w:tblPr>
      <w:tblGrid>
        <w:gridCol w:w="450"/>
        <w:gridCol w:w="2070"/>
        <w:gridCol w:w="90"/>
        <w:gridCol w:w="146"/>
        <w:gridCol w:w="844"/>
        <w:gridCol w:w="720"/>
        <w:gridCol w:w="900"/>
        <w:gridCol w:w="360"/>
        <w:gridCol w:w="1374"/>
        <w:gridCol w:w="241"/>
        <w:gridCol w:w="900"/>
        <w:gridCol w:w="810"/>
        <w:gridCol w:w="900"/>
      </w:tblGrid>
      <w:tr w:rsidR="00DF55E7" w14:paraId="7D765750" w14:textId="77777777" w:rsidTr="000635CA">
        <w:trPr>
          <w:cnfStyle w:val="100000000000" w:firstRow="1" w:lastRow="0" w:firstColumn="0" w:lastColumn="0" w:oddVBand="0" w:evenVBand="0" w:oddHBand="0" w:evenHBand="0" w:firstRowFirstColumn="0" w:firstRowLastColumn="0" w:lastRowFirstColumn="0" w:lastRowLastColumn="0"/>
        </w:trPr>
        <w:tc>
          <w:tcPr>
            <w:tcW w:w="2520" w:type="dxa"/>
            <w:gridSpan w:val="2"/>
          </w:tcPr>
          <w:p w14:paraId="7BB90CA4" w14:textId="77777777" w:rsidR="00DF55E7" w:rsidRDefault="00DF55E7" w:rsidP="00DF55E7"/>
        </w:tc>
        <w:tc>
          <w:tcPr>
            <w:tcW w:w="236" w:type="dxa"/>
            <w:gridSpan w:val="2"/>
          </w:tcPr>
          <w:p w14:paraId="0526E2BF" w14:textId="77777777" w:rsidR="00DF55E7" w:rsidRDefault="00DF55E7" w:rsidP="00DF55E7"/>
        </w:tc>
        <w:tc>
          <w:tcPr>
            <w:tcW w:w="844" w:type="dxa"/>
          </w:tcPr>
          <w:p w14:paraId="3FD573E8" w14:textId="77777777" w:rsidR="00DF55E7" w:rsidRPr="009B1FFB" w:rsidRDefault="00DF55E7" w:rsidP="006C42BD">
            <w:pPr>
              <w:jc w:val="center"/>
              <w:rPr>
                <w:b w:val="0"/>
                <w:sz w:val="22"/>
                <w:szCs w:val="22"/>
              </w:rPr>
            </w:pPr>
            <w:proofErr w:type="spellStart"/>
            <w:r w:rsidRPr="009B1FFB">
              <w:rPr>
                <w:b w:val="0"/>
                <w:sz w:val="22"/>
                <w:szCs w:val="22"/>
              </w:rPr>
              <w:t>Coeff</w:t>
            </w:r>
            <w:proofErr w:type="spellEnd"/>
          </w:p>
        </w:tc>
        <w:tc>
          <w:tcPr>
            <w:tcW w:w="720" w:type="dxa"/>
          </w:tcPr>
          <w:p w14:paraId="7ACC5FCC" w14:textId="77777777" w:rsidR="00DF55E7" w:rsidRPr="009B1FFB" w:rsidRDefault="00DF55E7" w:rsidP="006C42BD">
            <w:pPr>
              <w:jc w:val="center"/>
              <w:rPr>
                <w:b w:val="0"/>
                <w:sz w:val="22"/>
                <w:szCs w:val="22"/>
              </w:rPr>
            </w:pPr>
            <w:r w:rsidRPr="009B1FFB">
              <w:rPr>
                <w:b w:val="0"/>
                <w:sz w:val="22"/>
                <w:szCs w:val="22"/>
              </w:rPr>
              <w:t>χ</w:t>
            </w:r>
            <w:r w:rsidRPr="009B1FFB">
              <w:rPr>
                <w:b w:val="0"/>
                <w:sz w:val="22"/>
                <w:szCs w:val="22"/>
                <w:vertAlign w:val="superscript"/>
              </w:rPr>
              <w:t>2</w:t>
            </w:r>
          </w:p>
        </w:tc>
        <w:tc>
          <w:tcPr>
            <w:tcW w:w="900" w:type="dxa"/>
          </w:tcPr>
          <w:p w14:paraId="0D84111E" w14:textId="77777777" w:rsidR="00DF55E7" w:rsidRPr="009B1FFB" w:rsidRDefault="00DF55E7" w:rsidP="006C42BD">
            <w:pPr>
              <w:jc w:val="center"/>
              <w:rPr>
                <w:b w:val="0"/>
                <w:sz w:val="22"/>
                <w:szCs w:val="22"/>
              </w:rPr>
            </w:pPr>
            <w:proofErr w:type="gramStart"/>
            <w:r w:rsidRPr="009B1FFB">
              <w:rPr>
                <w:b w:val="0"/>
                <w:sz w:val="22"/>
                <w:szCs w:val="22"/>
              </w:rPr>
              <w:t>p</w:t>
            </w:r>
            <w:proofErr w:type="gramEnd"/>
          </w:p>
        </w:tc>
        <w:tc>
          <w:tcPr>
            <w:tcW w:w="1734" w:type="dxa"/>
            <w:gridSpan w:val="2"/>
          </w:tcPr>
          <w:p w14:paraId="1E91770E" w14:textId="77777777" w:rsidR="00DF55E7" w:rsidRPr="009B1FFB" w:rsidRDefault="00DF55E7" w:rsidP="006C42BD">
            <w:pPr>
              <w:jc w:val="center"/>
              <w:rPr>
                <w:b w:val="0"/>
                <w:sz w:val="22"/>
                <w:szCs w:val="22"/>
              </w:rPr>
            </w:pPr>
          </w:p>
        </w:tc>
        <w:tc>
          <w:tcPr>
            <w:tcW w:w="241" w:type="dxa"/>
          </w:tcPr>
          <w:p w14:paraId="4D910EAE" w14:textId="77777777" w:rsidR="00DF55E7" w:rsidRPr="009B1FFB" w:rsidRDefault="00DF55E7" w:rsidP="006C42BD">
            <w:pPr>
              <w:jc w:val="center"/>
              <w:rPr>
                <w:b w:val="0"/>
                <w:sz w:val="22"/>
                <w:szCs w:val="22"/>
              </w:rPr>
            </w:pPr>
          </w:p>
        </w:tc>
        <w:tc>
          <w:tcPr>
            <w:tcW w:w="900" w:type="dxa"/>
          </w:tcPr>
          <w:p w14:paraId="50ED04B3" w14:textId="77777777" w:rsidR="00DF55E7" w:rsidRPr="009B1FFB" w:rsidRDefault="00DF55E7" w:rsidP="006C42BD">
            <w:pPr>
              <w:jc w:val="center"/>
              <w:rPr>
                <w:b w:val="0"/>
                <w:sz w:val="22"/>
                <w:szCs w:val="22"/>
              </w:rPr>
            </w:pPr>
            <w:proofErr w:type="spellStart"/>
            <w:r w:rsidRPr="009B1FFB">
              <w:rPr>
                <w:b w:val="0"/>
                <w:sz w:val="22"/>
                <w:szCs w:val="22"/>
              </w:rPr>
              <w:t>Coeff</w:t>
            </w:r>
            <w:proofErr w:type="spellEnd"/>
          </w:p>
        </w:tc>
        <w:tc>
          <w:tcPr>
            <w:tcW w:w="810" w:type="dxa"/>
          </w:tcPr>
          <w:p w14:paraId="2FDA188D" w14:textId="77777777" w:rsidR="00DF55E7" w:rsidRPr="009B1FFB" w:rsidRDefault="00DF55E7" w:rsidP="006C42BD">
            <w:pPr>
              <w:jc w:val="center"/>
              <w:rPr>
                <w:b w:val="0"/>
                <w:sz w:val="22"/>
                <w:szCs w:val="22"/>
              </w:rPr>
            </w:pPr>
            <w:r w:rsidRPr="009B1FFB">
              <w:rPr>
                <w:b w:val="0"/>
                <w:sz w:val="22"/>
                <w:szCs w:val="22"/>
              </w:rPr>
              <w:t>χ</w:t>
            </w:r>
            <w:r w:rsidRPr="009B1FFB">
              <w:rPr>
                <w:b w:val="0"/>
                <w:sz w:val="22"/>
                <w:szCs w:val="22"/>
                <w:vertAlign w:val="superscript"/>
              </w:rPr>
              <w:t>2</w:t>
            </w:r>
          </w:p>
        </w:tc>
        <w:tc>
          <w:tcPr>
            <w:tcW w:w="900" w:type="dxa"/>
          </w:tcPr>
          <w:p w14:paraId="5CECA4AD" w14:textId="77777777" w:rsidR="00DF55E7" w:rsidRPr="009B1FFB" w:rsidRDefault="00DF55E7" w:rsidP="006C42BD">
            <w:pPr>
              <w:jc w:val="center"/>
              <w:rPr>
                <w:b w:val="0"/>
                <w:sz w:val="22"/>
                <w:szCs w:val="22"/>
              </w:rPr>
            </w:pPr>
            <w:proofErr w:type="gramStart"/>
            <w:r w:rsidRPr="009B1FFB">
              <w:rPr>
                <w:b w:val="0"/>
                <w:sz w:val="22"/>
                <w:szCs w:val="22"/>
              </w:rPr>
              <w:t>p</w:t>
            </w:r>
            <w:proofErr w:type="gramEnd"/>
          </w:p>
        </w:tc>
      </w:tr>
      <w:tr w:rsidR="00E42BFF" w14:paraId="0C76955F" w14:textId="77777777" w:rsidTr="000635CA">
        <w:tc>
          <w:tcPr>
            <w:tcW w:w="2520" w:type="dxa"/>
            <w:gridSpan w:val="2"/>
          </w:tcPr>
          <w:p w14:paraId="4000896E" w14:textId="77777777" w:rsidR="00E42BFF" w:rsidRPr="000F7824" w:rsidRDefault="00E42BFF" w:rsidP="00DF55E7">
            <w:pPr>
              <w:rPr>
                <w:sz w:val="20"/>
                <w:szCs w:val="20"/>
                <w:vertAlign w:val="superscript"/>
              </w:rPr>
            </w:pPr>
            <w:r>
              <w:rPr>
                <w:sz w:val="20"/>
                <w:szCs w:val="20"/>
              </w:rPr>
              <w:t xml:space="preserve">Arthropod </w:t>
            </w:r>
            <w:r w:rsidR="000F7824" w:rsidRPr="00E42BFF">
              <w:rPr>
                <w:sz w:val="20"/>
                <w:szCs w:val="20"/>
              </w:rPr>
              <w:t>Abundance</w:t>
            </w:r>
            <w:r w:rsidR="000F7824">
              <w:rPr>
                <w:sz w:val="20"/>
                <w:szCs w:val="20"/>
              </w:rPr>
              <w:t xml:space="preserve"> </w:t>
            </w:r>
            <w:r w:rsidR="000F7824">
              <w:rPr>
                <w:sz w:val="20"/>
                <w:szCs w:val="20"/>
                <w:vertAlign w:val="superscript"/>
              </w:rPr>
              <w:t>a</w:t>
            </w:r>
          </w:p>
          <w:p w14:paraId="6FA5140E" w14:textId="77777777" w:rsidR="00E42BFF" w:rsidRPr="00E42BFF" w:rsidRDefault="00E42BFF" w:rsidP="00DF55E7">
            <w:pPr>
              <w:rPr>
                <w:sz w:val="20"/>
                <w:szCs w:val="20"/>
                <w:vertAlign w:val="superscript"/>
              </w:rPr>
            </w:pPr>
          </w:p>
        </w:tc>
        <w:tc>
          <w:tcPr>
            <w:tcW w:w="236" w:type="dxa"/>
            <w:gridSpan w:val="2"/>
          </w:tcPr>
          <w:p w14:paraId="2AFF47C9" w14:textId="77777777" w:rsidR="00E42BFF" w:rsidRPr="00E42BFF" w:rsidRDefault="00E42BFF" w:rsidP="00DF55E7">
            <w:pPr>
              <w:jc w:val="center"/>
              <w:rPr>
                <w:sz w:val="20"/>
                <w:szCs w:val="20"/>
              </w:rPr>
            </w:pPr>
          </w:p>
        </w:tc>
        <w:tc>
          <w:tcPr>
            <w:tcW w:w="844" w:type="dxa"/>
          </w:tcPr>
          <w:p w14:paraId="1E71B6AC" w14:textId="77777777" w:rsidR="00E42BFF" w:rsidRPr="006C42BD" w:rsidRDefault="00E42BFF" w:rsidP="00DF55E7">
            <w:pPr>
              <w:pStyle w:val="HTMLPreformatted"/>
              <w:shd w:val="clear" w:color="auto" w:fill="FFFFFF"/>
              <w:wordWrap w:val="0"/>
              <w:jc w:val="center"/>
              <w:rPr>
                <w:rStyle w:val="gnkrckgcgsb"/>
                <w:rFonts w:ascii="Times New Roman" w:hAnsi="Times New Roman" w:cs="Times New Roman"/>
                <w:color w:val="000000"/>
              </w:rPr>
            </w:pPr>
          </w:p>
        </w:tc>
        <w:tc>
          <w:tcPr>
            <w:tcW w:w="720" w:type="dxa"/>
          </w:tcPr>
          <w:p w14:paraId="0B79B75C" w14:textId="77777777" w:rsidR="00E42BFF" w:rsidRPr="006C42BD" w:rsidRDefault="00E42BFF" w:rsidP="00DF55E7">
            <w:pPr>
              <w:pStyle w:val="HTMLPreformatted"/>
              <w:shd w:val="clear" w:color="auto" w:fill="FFFFFF"/>
              <w:wordWrap w:val="0"/>
              <w:jc w:val="center"/>
              <w:rPr>
                <w:rFonts w:ascii="Times New Roman" w:hAnsi="Times New Roman" w:cs="Times New Roman"/>
                <w:color w:val="000000"/>
              </w:rPr>
            </w:pPr>
          </w:p>
        </w:tc>
        <w:tc>
          <w:tcPr>
            <w:tcW w:w="900" w:type="dxa"/>
          </w:tcPr>
          <w:p w14:paraId="577BF3DA" w14:textId="77777777" w:rsidR="00E42BFF" w:rsidRPr="006C42BD" w:rsidRDefault="00E42BFF" w:rsidP="00DF55E7">
            <w:pPr>
              <w:pStyle w:val="HTMLPreformatted"/>
              <w:shd w:val="clear" w:color="auto" w:fill="FFFFFF"/>
              <w:wordWrap w:val="0"/>
              <w:jc w:val="center"/>
              <w:rPr>
                <w:rFonts w:ascii="Times New Roman" w:hAnsi="Times New Roman" w:cs="Times New Roman"/>
                <w:color w:val="000000"/>
              </w:rPr>
            </w:pPr>
          </w:p>
        </w:tc>
        <w:tc>
          <w:tcPr>
            <w:tcW w:w="1975" w:type="dxa"/>
            <w:gridSpan w:val="3"/>
          </w:tcPr>
          <w:p w14:paraId="4946CB36" w14:textId="77777777" w:rsidR="00E42BFF" w:rsidRDefault="00E42BFF" w:rsidP="00DF55E7">
            <w:pPr>
              <w:rPr>
                <w:sz w:val="20"/>
                <w:szCs w:val="20"/>
              </w:rPr>
            </w:pPr>
            <w:r>
              <w:rPr>
                <w:sz w:val="20"/>
                <w:szCs w:val="20"/>
              </w:rPr>
              <w:t xml:space="preserve">Arthropod </w:t>
            </w:r>
            <w:r w:rsidRPr="00E42BFF">
              <w:rPr>
                <w:sz w:val="20"/>
                <w:szCs w:val="20"/>
              </w:rPr>
              <w:t>Species Richness</w:t>
            </w:r>
          </w:p>
          <w:p w14:paraId="3BEEA85D" w14:textId="77777777" w:rsidR="00E42BFF" w:rsidRPr="00E42BFF" w:rsidRDefault="00E42BFF" w:rsidP="00DF55E7">
            <w:pPr>
              <w:rPr>
                <w:sz w:val="20"/>
                <w:szCs w:val="20"/>
              </w:rPr>
            </w:pPr>
          </w:p>
        </w:tc>
        <w:tc>
          <w:tcPr>
            <w:tcW w:w="900" w:type="dxa"/>
          </w:tcPr>
          <w:p w14:paraId="4DBDD824" w14:textId="77777777" w:rsidR="00E42BFF" w:rsidRPr="009D6DBB" w:rsidRDefault="00E42BFF" w:rsidP="00DF55E7">
            <w:pPr>
              <w:rPr>
                <w:sz w:val="22"/>
                <w:szCs w:val="22"/>
              </w:rPr>
            </w:pPr>
          </w:p>
        </w:tc>
        <w:tc>
          <w:tcPr>
            <w:tcW w:w="810" w:type="dxa"/>
          </w:tcPr>
          <w:p w14:paraId="0719CD8D" w14:textId="77777777" w:rsidR="00E42BFF" w:rsidRPr="009D6DBB" w:rsidRDefault="00E42BFF" w:rsidP="00DF55E7">
            <w:pPr>
              <w:rPr>
                <w:sz w:val="22"/>
                <w:szCs w:val="22"/>
              </w:rPr>
            </w:pPr>
          </w:p>
        </w:tc>
        <w:tc>
          <w:tcPr>
            <w:tcW w:w="900" w:type="dxa"/>
          </w:tcPr>
          <w:p w14:paraId="03EF3FFE" w14:textId="77777777" w:rsidR="00E42BFF" w:rsidRPr="009D6DBB" w:rsidRDefault="00E42BFF" w:rsidP="00DF55E7">
            <w:pPr>
              <w:rPr>
                <w:sz w:val="22"/>
                <w:szCs w:val="22"/>
              </w:rPr>
            </w:pPr>
          </w:p>
        </w:tc>
      </w:tr>
      <w:tr w:rsidR="00DF55E7" w14:paraId="1313807F" w14:textId="77777777" w:rsidTr="000635CA">
        <w:tc>
          <w:tcPr>
            <w:tcW w:w="450" w:type="dxa"/>
          </w:tcPr>
          <w:p w14:paraId="3C4D036D" w14:textId="77777777" w:rsidR="00DF55E7" w:rsidRPr="00E42BFF" w:rsidRDefault="00DF55E7" w:rsidP="00DF55E7">
            <w:pPr>
              <w:rPr>
                <w:sz w:val="20"/>
                <w:szCs w:val="20"/>
              </w:rPr>
            </w:pPr>
          </w:p>
        </w:tc>
        <w:tc>
          <w:tcPr>
            <w:tcW w:w="2070" w:type="dxa"/>
          </w:tcPr>
          <w:p w14:paraId="718942FD" w14:textId="77777777" w:rsidR="00DF55E7" w:rsidRPr="00E42BFF" w:rsidRDefault="00DF55E7" w:rsidP="00DF55E7">
            <w:pPr>
              <w:rPr>
                <w:sz w:val="20"/>
                <w:szCs w:val="20"/>
              </w:rPr>
            </w:pPr>
            <w:r w:rsidRPr="00E42BFF">
              <w:rPr>
                <w:sz w:val="20"/>
                <w:szCs w:val="20"/>
              </w:rPr>
              <w:t>Microsite</w:t>
            </w:r>
          </w:p>
        </w:tc>
        <w:tc>
          <w:tcPr>
            <w:tcW w:w="236" w:type="dxa"/>
            <w:gridSpan w:val="2"/>
          </w:tcPr>
          <w:p w14:paraId="39DBCE4F" w14:textId="77777777" w:rsidR="00DF55E7" w:rsidRPr="00E42BFF" w:rsidRDefault="00DF55E7" w:rsidP="00DF55E7">
            <w:pPr>
              <w:pStyle w:val="HTMLPreformatted"/>
              <w:shd w:val="clear" w:color="auto" w:fill="FFFFFF"/>
              <w:wordWrap w:val="0"/>
              <w:jc w:val="center"/>
              <w:rPr>
                <w:rStyle w:val="gnkrckgcgsb"/>
                <w:rFonts w:ascii="Times New Roman" w:hAnsi="Times New Roman" w:cs="Times New Roman"/>
                <w:color w:val="000000"/>
              </w:rPr>
            </w:pPr>
          </w:p>
        </w:tc>
        <w:tc>
          <w:tcPr>
            <w:tcW w:w="844" w:type="dxa"/>
          </w:tcPr>
          <w:p w14:paraId="408683D7" w14:textId="77777777" w:rsidR="00DF55E7" w:rsidRPr="006C42BD" w:rsidRDefault="00DF55E7" w:rsidP="00DF55E7">
            <w:pPr>
              <w:pStyle w:val="HTMLPreformatted"/>
              <w:shd w:val="clear" w:color="auto" w:fill="FFFFFF"/>
              <w:wordWrap w:val="0"/>
              <w:jc w:val="center"/>
              <w:rPr>
                <w:rStyle w:val="gnkrckgcgsb"/>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0.406</w:t>
            </w:r>
          </w:p>
        </w:tc>
        <w:tc>
          <w:tcPr>
            <w:tcW w:w="720" w:type="dxa"/>
          </w:tcPr>
          <w:p w14:paraId="037CB277" w14:textId="77777777" w:rsidR="00DF55E7" w:rsidRPr="006C42BD" w:rsidRDefault="00DF55E7" w:rsidP="00DF55E7">
            <w:pPr>
              <w:pStyle w:val="HTMLPreformatted"/>
              <w:shd w:val="clear" w:color="auto" w:fill="FFFFFF"/>
              <w:wordWrap w:val="0"/>
              <w:jc w:val="center"/>
              <w:rPr>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15.49</w:t>
            </w:r>
          </w:p>
        </w:tc>
        <w:tc>
          <w:tcPr>
            <w:tcW w:w="900" w:type="dxa"/>
          </w:tcPr>
          <w:p w14:paraId="61D72D29" w14:textId="77777777" w:rsidR="00DF55E7" w:rsidRPr="006C42BD" w:rsidRDefault="00DF55E7" w:rsidP="00DF55E7">
            <w:pPr>
              <w:pStyle w:val="HTMLPreformatted"/>
              <w:shd w:val="clear" w:color="auto" w:fill="FFFFFF"/>
              <w:wordWrap w:val="0"/>
              <w:jc w:val="center"/>
              <w:rPr>
                <w:rFonts w:ascii="Times New Roman" w:hAnsi="Times New Roman" w:cs="Times New Roman"/>
                <w:color w:val="000000"/>
              </w:rPr>
            </w:pPr>
            <w:r w:rsidRPr="006C42BD">
              <w:rPr>
                <w:rFonts w:ascii="Times New Roman" w:hAnsi="Times New Roman" w:cs="Times New Roman"/>
                <w:color w:val="000000"/>
              </w:rPr>
              <w:t>&lt;0.0001</w:t>
            </w:r>
          </w:p>
        </w:tc>
        <w:tc>
          <w:tcPr>
            <w:tcW w:w="360" w:type="dxa"/>
          </w:tcPr>
          <w:p w14:paraId="16EC6500" w14:textId="77777777" w:rsidR="00DF55E7" w:rsidRPr="009D6DBB" w:rsidRDefault="00DF55E7" w:rsidP="00DF55E7">
            <w:pPr>
              <w:pStyle w:val="HTMLPreformatted"/>
              <w:shd w:val="clear" w:color="auto" w:fill="FFFFFF"/>
              <w:wordWrap w:val="0"/>
              <w:jc w:val="center"/>
              <w:rPr>
                <w:rFonts w:ascii="Times New Roman" w:hAnsi="Times New Roman" w:cs="Times New Roman"/>
                <w:b/>
                <w:color w:val="000000"/>
                <w:sz w:val="22"/>
                <w:szCs w:val="22"/>
              </w:rPr>
            </w:pPr>
          </w:p>
        </w:tc>
        <w:tc>
          <w:tcPr>
            <w:tcW w:w="1615" w:type="dxa"/>
            <w:gridSpan w:val="2"/>
          </w:tcPr>
          <w:p w14:paraId="05EB6215" w14:textId="77777777" w:rsidR="00DF55E7" w:rsidRPr="00E42BFF" w:rsidRDefault="00DF55E7" w:rsidP="00DF55E7">
            <w:pPr>
              <w:rPr>
                <w:sz w:val="20"/>
                <w:szCs w:val="20"/>
              </w:rPr>
            </w:pPr>
            <w:r w:rsidRPr="00E42BFF">
              <w:rPr>
                <w:sz w:val="20"/>
                <w:szCs w:val="20"/>
              </w:rPr>
              <w:t>Microsite</w:t>
            </w:r>
          </w:p>
        </w:tc>
        <w:tc>
          <w:tcPr>
            <w:tcW w:w="900" w:type="dxa"/>
          </w:tcPr>
          <w:p w14:paraId="321E7222" w14:textId="77777777" w:rsidR="00DF55E7" w:rsidRPr="006C42BD" w:rsidRDefault="00DF55E7" w:rsidP="000635CA">
            <w:pPr>
              <w:pStyle w:val="HTMLPreformatted"/>
              <w:shd w:val="clear" w:color="auto" w:fill="FFFFFF"/>
              <w:wordWrap w:val="0"/>
              <w:jc w:val="center"/>
              <w:rPr>
                <w:rStyle w:val="gnkrckgcgsb"/>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0.1454</w:t>
            </w:r>
          </w:p>
        </w:tc>
        <w:tc>
          <w:tcPr>
            <w:tcW w:w="810" w:type="dxa"/>
          </w:tcPr>
          <w:p w14:paraId="550D4629" w14:textId="77777777" w:rsidR="00DF55E7" w:rsidRPr="006C42BD" w:rsidRDefault="00DF55E7" w:rsidP="000635CA">
            <w:pPr>
              <w:pStyle w:val="HTMLPreformatted"/>
              <w:shd w:val="clear" w:color="auto" w:fill="FFFFFF"/>
              <w:wordWrap w:val="0"/>
              <w:jc w:val="center"/>
              <w:rPr>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6.62</w:t>
            </w:r>
          </w:p>
        </w:tc>
        <w:tc>
          <w:tcPr>
            <w:tcW w:w="900" w:type="dxa"/>
          </w:tcPr>
          <w:p w14:paraId="79497B7E" w14:textId="77777777" w:rsidR="00DF55E7" w:rsidRPr="006C42BD" w:rsidRDefault="00DF55E7" w:rsidP="000635CA">
            <w:pPr>
              <w:pStyle w:val="HTMLPreformatted"/>
              <w:shd w:val="clear" w:color="auto" w:fill="FFFFFF"/>
              <w:wordWrap w:val="0"/>
              <w:jc w:val="center"/>
              <w:rPr>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0.01</w:t>
            </w:r>
          </w:p>
        </w:tc>
      </w:tr>
      <w:tr w:rsidR="00DF55E7" w14:paraId="538A90FE" w14:textId="77777777" w:rsidTr="000635CA">
        <w:tc>
          <w:tcPr>
            <w:tcW w:w="450" w:type="dxa"/>
          </w:tcPr>
          <w:p w14:paraId="6E353504" w14:textId="77777777" w:rsidR="00DF55E7" w:rsidRPr="00E42BFF" w:rsidRDefault="00DF55E7" w:rsidP="00DF55E7">
            <w:pPr>
              <w:rPr>
                <w:sz w:val="20"/>
                <w:szCs w:val="20"/>
              </w:rPr>
            </w:pPr>
          </w:p>
        </w:tc>
        <w:tc>
          <w:tcPr>
            <w:tcW w:w="2160" w:type="dxa"/>
            <w:gridSpan w:val="2"/>
          </w:tcPr>
          <w:p w14:paraId="0A3FD317" w14:textId="77777777" w:rsidR="00DF55E7" w:rsidRPr="00E42BFF" w:rsidRDefault="00DF55E7" w:rsidP="00DF55E7">
            <w:pPr>
              <w:rPr>
                <w:sz w:val="20"/>
                <w:szCs w:val="20"/>
              </w:rPr>
            </w:pPr>
            <w:r w:rsidRPr="00E42BFF">
              <w:rPr>
                <w:sz w:val="20"/>
                <w:szCs w:val="20"/>
              </w:rPr>
              <w:t>Blooming</w:t>
            </w:r>
          </w:p>
        </w:tc>
        <w:tc>
          <w:tcPr>
            <w:tcW w:w="990" w:type="dxa"/>
            <w:gridSpan w:val="2"/>
          </w:tcPr>
          <w:p w14:paraId="4D91DDEA" w14:textId="77777777" w:rsidR="00DF55E7" w:rsidRPr="006C42BD" w:rsidRDefault="00DF55E7" w:rsidP="00DF55E7">
            <w:pPr>
              <w:pStyle w:val="HTMLPreformatted"/>
              <w:shd w:val="clear" w:color="auto" w:fill="FFFFFF"/>
              <w:wordWrap w:val="0"/>
              <w:jc w:val="center"/>
              <w:rPr>
                <w:rStyle w:val="gnkrckgcgsb"/>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-0.396</w:t>
            </w:r>
          </w:p>
        </w:tc>
        <w:tc>
          <w:tcPr>
            <w:tcW w:w="720" w:type="dxa"/>
          </w:tcPr>
          <w:p w14:paraId="6FFB3B90" w14:textId="77777777" w:rsidR="00DF55E7" w:rsidRPr="006C42BD" w:rsidRDefault="00DF55E7" w:rsidP="00DF55E7">
            <w:pPr>
              <w:pStyle w:val="HTMLPreformatted"/>
              <w:shd w:val="clear" w:color="auto" w:fill="FFFFFF"/>
              <w:wordWrap w:val="0"/>
              <w:jc w:val="center"/>
              <w:rPr>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13.59</w:t>
            </w:r>
          </w:p>
        </w:tc>
        <w:tc>
          <w:tcPr>
            <w:tcW w:w="900" w:type="dxa"/>
          </w:tcPr>
          <w:p w14:paraId="1428F030" w14:textId="77777777" w:rsidR="00DF55E7" w:rsidRPr="006C42BD" w:rsidRDefault="00DF55E7" w:rsidP="00DF55E7">
            <w:pPr>
              <w:pStyle w:val="HTMLPreformatted"/>
              <w:shd w:val="clear" w:color="auto" w:fill="FFFFFF"/>
              <w:wordWrap w:val="0"/>
              <w:jc w:val="center"/>
              <w:rPr>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0.00023</w:t>
            </w:r>
          </w:p>
        </w:tc>
        <w:tc>
          <w:tcPr>
            <w:tcW w:w="360" w:type="dxa"/>
          </w:tcPr>
          <w:p w14:paraId="01931212" w14:textId="77777777" w:rsidR="00DF55E7" w:rsidRPr="009D6DBB" w:rsidRDefault="00DF55E7" w:rsidP="00DF55E7">
            <w:pPr>
              <w:rPr>
                <w:sz w:val="22"/>
                <w:szCs w:val="22"/>
              </w:rPr>
            </w:pPr>
          </w:p>
        </w:tc>
        <w:tc>
          <w:tcPr>
            <w:tcW w:w="1615" w:type="dxa"/>
            <w:gridSpan w:val="2"/>
          </w:tcPr>
          <w:p w14:paraId="0228EB99" w14:textId="77777777" w:rsidR="00DF55E7" w:rsidRPr="00E42BFF" w:rsidRDefault="00DF55E7" w:rsidP="00DF55E7">
            <w:pPr>
              <w:rPr>
                <w:sz w:val="20"/>
                <w:szCs w:val="20"/>
              </w:rPr>
            </w:pPr>
            <w:r w:rsidRPr="00E42BFF">
              <w:rPr>
                <w:sz w:val="20"/>
                <w:szCs w:val="20"/>
              </w:rPr>
              <w:t>Blooming</w:t>
            </w:r>
          </w:p>
        </w:tc>
        <w:tc>
          <w:tcPr>
            <w:tcW w:w="900" w:type="dxa"/>
          </w:tcPr>
          <w:p w14:paraId="76E302C1" w14:textId="77777777" w:rsidR="00DF55E7" w:rsidRPr="006C42BD" w:rsidRDefault="00DF55E7" w:rsidP="000635CA">
            <w:pPr>
              <w:pStyle w:val="HTMLPreformatted"/>
              <w:shd w:val="clear" w:color="auto" w:fill="FFFFFF"/>
              <w:wordWrap w:val="0"/>
              <w:jc w:val="center"/>
              <w:rPr>
                <w:rStyle w:val="gnkrckgcgsb"/>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-0.254</w:t>
            </w:r>
          </w:p>
        </w:tc>
        <w:tc>
          <w:tcPr>
            <w:tcW w:w="810" w:type="dxa"/>
          </w:tcPr>
          <w:p w14:paraId="7DED97F6" w14:textId="77777777" w:rsidR="00DF55E7" w:rsidRPr="006C42BD" w:rsidRDefault="00DF55E7" w:rsidP="000635CA">
            <w:pPr>
              <w:pStyle w:val="HTMLPreformatted"/>
              <w:shd w:val="clear" w:color="auto" w:fill="FFFFFF"/>
              <w:wordWrap w:val="0"/>
              <w:jc w:val="center"/>
              <w:rPr>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25.6</w:t>
            </w:r>
          </w:p>
        </w:tc>
        <w:tc>
          <w:tcPr>
            <w:tcW w:w="900" w:type="dxa"/>
          </w:tcPr>
          <w:p w14:paraId="1EEBB4FA" w14:textId="77777777" w:rsidR="00DF55E7" w:rsidRPr="006C42BD" w:rsidRDefault="00DF55E7" w:rsidP="000635CA">
            <w:pPr>
              <w:pStyle w:val="HTMLPreformatted"/>
              <w:shd w:val="clear" w:color="auto" w:fill="FFFFFF"/>
              <w:wordWrap w:val="0"/>
              <w:jc w:val="center"/>
              <w:rPr>
                <w:rFonts w:ascii="Times New Roman" w:hAnsi="Times New Roman" w:cs="Times New Roman"/>
                <w:color w:val="000000"/>
              </w:rPr>
            </w:pPr>
            <w:r w:rsidRPr="006C42BD">
              <w:rPr>
                <w:rFonts w:ascii="Times New Roman" w:hAnsi="Times New Roman" w:cs="Times New Roman"/>
              </w:rPr>
              <w:t>&lt;0.0001</w:t>
            </w:r>
          </w:p>
        </w:tc>
      </w:tr>
      <w:tr w:rsidR="00DF55E7" w14:paraId="7A32777F" w14:textId="77777777" w:rsidTr="000635CA">
        <w:tc>
          <w:tcPr>
            <w:tcW w:w="450" w:type="dxa"/>
          </w:tcPr>
          <w:p w14:paraId="05E946A1" w14:textId="77777777" w:rsidR="00DF55E7" w:rsidRPr="00E42BFF" w:rsidRDefault="00DF55E7" w:rsidP="00DF55E7">
            <w:pPr>
              <w:rPr>
                <w:sz w:val="20"/>
                <w:szCs w:val="20"/>
              </w:rPr>
            </w:pPr>
          </w:p>
        </w:tc>
        <w:tc>
          <w:tcPr>
            <w:tcW w:w="2160" w:type="dxa"/>
            <w:gridSpan w:val="2"/>
          </w:tcPr>
          <w:p w14:paraId="6147469C" w14:textId="77777777" w:rsidR="00DF55E7" w:rsidRPr="00E42BFF" w:rsidRDefault="00DF55E7" w:rsidP="00DF55E7">
            <w:pPr>
              <w:rPr>
                <w:sz w:val="20"/>
                <w:szCs w:val="20"/>
              </w:rPr>
            </w:pPr>
            <w:r w:rsidRPr="00E42BFF">
              <w:rPr>
                <w:sz w:val="20"/>
                <w:szCs w:val="20"/>
              </w:rPr>
              <w:t>Microsite * Blooming</w:t>
            </w:r>
          </w:p>
        </w:tc>
        <w:tc>
          <w:tcPr>
            <w:tcW w:w="990" w:type="dxa"/>
            <w:gridSpan w:val="2"/>
          </w:tcPr>
          <w:p w14:paraId="066CAA63" w14:textId="77777777" w:rsidR="00DF55E7" w:rsidRPr="006C42BD" w:rsidRDefault="00DF55E7" w:rsidP="00DF55E7">
            <w:pPr>
              <w:pStyle w:val="HTMLPreformatted"/>
              <w:shd w:val="clear" w:color="auto" w:fill="FFFFFF"/>
              <w:wordWrap w:val="0"/>
              <w:jc w:val="center"/>
              <w:rPr>
                <w:rStyle w:val="gnkrckgcgsb"/>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-0.277</w:t>
            </w:r>
          </w:p>
        </w:tc>
        <w:tc>
          <w:tcPr>
            <w:tcW w:w="720" w:type="dxa"/>
          </w:tcPr>
          <w:p w14:paraId="11D15808" w14:textId="77777777" w:rsidR="00DF55E7" w:rsidRPr="006C42BD" w:rsidRDefault="00DF55E7" w:rsidP="00DF55E7">
            <w:pPr>
              <w:pStyle w:val="HTMLPreformatted"/>
              <w:shd w:val="clear" w:color="auto" w:fill="FFFFFF"/>
              <w:wordWrap w:val="0"/>
              <w:jc w:val="center"/>
              <w:rPr>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3.455</w:t>
            </w:r>
          </w:p>
        </w:tc>
        <w:tc>
          <w:tcPr>
            <w:tcW w:w="900" w:type="dxa"/>
          </w:tcPr>
          <w:p w14:paraId="272AE9FF" w14:textId="77777777" w:rsidR="00DF55E7" w:rsidRPr="006C42BD" w:rsidRDefault="00DF55E7" w:rsidP="00DF55E7">
            <w:pPr>
              <w:pStyle w:val="HTMLPreformatted"/>
              <w:shd w:val="clear" w:color="auto" w:fill="FFFFFF"/>
              <w:wordWrap w:val="0"/>
              <w:jc w:val="center"/>
              <w:rPr>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0.063</w:t>
            </w:r>
          </w:p>
        </w:tc>
        <w:tc>
          <w:tcPr>
            <w:tcW w:w="1734" w:type="dxa"/>
            <w:gridSpan w:val="2"/>
          </w:tcPr>
          <w:p w14:paraId="345FB33B" w14:textId="77777777" w:rsidR="00DF55E7" w:rsidRPr="00E42BFF" w:rsidRDefault="00DF55E7" w:rsidP="00DF55E7">
            <w:pPr>
              <w:rPr>
                <w:sz w:val="20"/>
                <w:szCs w:val="20"/>
              </w:rPr>
            </w:pPr>
          </w:p>
        </w:tc>
        <w:tc>
          <w:tcPr>
            <w:tcW w:w="241" w:type="dxa"/>
          </w:tcPr>
          <w:p w14:paraId="566B9EDF" w14:textId="77777777" w:rsidR="00DF55E7" w:rsidRPr="00E42BFF" w:rsidRDefault="00DF55E7" w:rsidP="00DF55E7">
            <w:pPr>
              <w:rPr>
                <w:sz w:val="20"/>
                <w:szCs w:val="20"/>
              </w:rPr>
            </w:pPr>
          </w:p>
        </w:tc>
        <w:tc>
          <w:tcPr>
            <w:tcW w:w="900" w:type="dxa"/>
          </w:tcPr>
          <w:p w14:paraId="79BAB2F1" w14:textId="77777777" w:rsidR="00DF55E7" w:rsidRPr="006C42BD" w:rsidRDefault="00DF55E7" w:rsidP="000635CA">
            <w:pPr>
              <w:jc w:val="center"/>
              <w:rPr>
                <w:sz w:val="20"/>
                <w:szCs w:val="20"/>
              </w:rPr>
            </w:pPr>
          </w:p>
        </w:tc>
        <w:tc>
          <w:tcPr>
            <w:tcW w:w="810" w:type="dxa"/>
          </w:tcPr>
          <w:p w14:paraId="0A6FB0E7" w14:textId="77777777" w:rsidR="00DF55E7" w:rsidRPr="006C42BD" w:rsidRDefault="00DF55E7" w:rsidP="000635CA">
            <w:pPr>
              <w:jc w:val="center"/>
              <w:rPr>
                <w:sz w:val="20"/>
                <w:szCs w:val="20"/>
              </w:rPr>
            </w:pPr>
          </w:p>
        </w:tc>
        <w:tc>
          <w:tcPr>
            <w:tcW w:w="900" w:type="dxa"/>
          </w:tcPr>
          <w:p w14:paraId="79E25060" w14:textId="77777777" w:rsidR="00DF55E7" w:rsidRPr="006C42BD" w:rsidRDefault="00DF55E7" w:rsidP="000635CA">
            <w:pPr>
              <w:jc w:val="center"/>
              <w:rPr>
                <w:sz w:val="20"/>
                <w:szCs w:val="20"/>
              </w:rPr>
            </w:pPr>
          </w:p>
        </w:tc>
      </w:tr>
      <w:tr w:rsidR="00DF55E7" w14:paraId="2D619BD1" w14:textId="77777777" w:rsidTr="000635CA">
        <w:tc>
          <w:tcPr>
            <w:tcW w:w="2520" w:type="dxa"/>
            <w:gridSpan w:val="2"/>
          </w:tcPr>
          <w:p w14:paraId="7D1F3074" w14:textId="77777777" w:rsidR="00DF55E7" w:rsidRPr="00E42BFF" w:rsidRDefault="00DF55E7" w:rsidP="00DF55E7">
            <w:pPr>
              <w:rPr>
                <w:sz w:val="20"/>
                <w:szCs w:val="20"/>
              </w:rPr>
            </w:pPr>
          </w:p>
          <w:p w14:paraId="3092D2F2" w14:textId="77777777" w:rsidR="00DF55E7" w:rsidRPr="00E42BFF" w:rsidRDefault="00DF55E7" w:rsidP="00DF55E7">
            <w:pPr>
              <w:rPr>
                <w:sz w:val="20"/>
                <w:szCs w:val="20"/>
              </w:rPr>
            </w:pPr>
            <w:r w:rsidRPr="00E42BFF">
              <w:rPr>
                <w:sz w:val="20"/>
                <w:szCs w:val="20"/>
              </w:rPr>
              <w:t>Bee abundance</w:t>
            </w:r>
          </w:p>
          <w:p w14:paraId="0BB34AAF" w14:textId="77777777" w:rsidR="00DF55E7" w:rsidRPr="00E42BFF" w:rsidRDefault="00DF55E7" w:rsidP="00DF55E7">
            <w:pPr>
              <w:rPr>
                <w:sz w:val="20"/>
                <w:szCs w:val="20"/>
              </w:rPr>
            </w:pPr>
          </w:p>
        </w:tc>
        <w:tc>
          <w:tcPr>
            <w:tcW w:w="236" w:type="dxa"/>
            <w:gridSpan w:val="2"/>
          </w:tcPr>
          <w:p w14:paraId="7844DAF6" w14:textId="77777777" w:rsidR="00DF55E7" w:rsidRPr="00E42BFF" w:rsidRDefault="00DF55E7" w:rsidP="00DF55E7">
            <w:pPr>
              <w:rPr>
                <w:sz w:val="20"/>
                <w:szCs w:val="20"/>
              </w:rPr>
            </w:pPr>
          </w:p>
        </w:tc>
        <w:tc>
          <w:tcPr>
            <w:tcW w:w="844" w:type="dxa"/>
          </w:tcPr>
          <w:p w14:paraId="049102D6" w14:textId="77777777" w:rsidR="00DF55E7" w:rsidRPr="006C42BD" w:rsidRDefault="00DF55E7" w:rsidP="00DF55E7">
            <w:pPr>
              <w:rPr>
                <w:sz w:val="20"/>
                <w:szCs w:val="20"/>
              </w:rPr>
            </w:pPr>
          </w:p>
        </w:tc>
        <w:tc>
          <w:tcPr>
            <w:tcW w:w="720" w:type="dxa"/>
          </w:tcPr>
          <w:p w14:paraId="4A267BC5" w14:textId="77777777" w:rsidR="00DF55E7" w:rsidRPr="006C42BD" w:rsidRDefault="00DF55E7" w:rsidP="00DF55E7">
            <w:pPr>
              <w:rPr>
                <w:sz w:val="20"/>
                <w:szCs w:val="20"/>
              </w:rPr>
            </w:pPr>
          </w:p>
        </w:tc>
        <w:tc>
          <w:tcPr>
            <w:tcW w:w="900" w:type="dxa"/>
          </w:tcPr>
          <w:p w14:paraId="41671EF7" w14:textId="77777777" w:rsidR="00DF55E7" w:rsidRPr="006C42BD" w:rsidRDefault="00DF55E7" w:rsidP="00DF55E7">
            <w:pPr>
              <w:rPr>
                <w:sz w:val="20"/>
                <w:szCs w:val="20"/>
              </w:rPr>
            </w:pPr>
          </w:p>
        </w:tc>
        <w:tc>
          <w:tcPr>
            <w:tcW w:w="1734" w:type="dxa"/>
            <w:gridSpan w:val="2"/>
          </w:tcPr>
          <w:p w14:paraId="2C1BC0E0" w14:textId="77777777" w:rsidR="00DF55E7" w:rsidRPr="00E42BFF" w:rsidRDefault="00DF55E7" w:rsidP="00DF55E7">
            <w:pPr>
              <w:rPr>
                <w:sz w:val="20"/>
                <w:szCs w:val="20"/>
              </w:rPr>
            </w:pPr>
          </w:p>
          <w:p w14:paraId="3FC30E5E" w14:textId="77777777" w:rsidR="00DF55E7" w:rsidRPr="00E42BFF" w:rsidRDefault="00DF55E7" w:rsidP="00DF55E7">
            <w:pPr>
              <w:rPr>
                <w:sz w:val="20"/>
                <w:szCs w:val="20"/>
              </w:rPr>
            </w:pPr>
            <w:r w:rsidRPr="00E42BFF">
              <w:rPr>
                <w:sz w:val="20"/>
                <w:szCs w:val="20"/>
              </w:rPr>
              <w:t>Bee richness</w:t>
            </w:r>
          </w:p>
        </w:tc>
        <w:tc>
          <w:tcPr>
            <w:tcW w:w="241" w:type="dxa"/>
          </w:tcPr>
          <w:p w14:paraId="390B0072" w14:textId="77777777" w:rsidR="00DF55E7" w:rsidRPr="00E42BFF" w:rsidRDefault="00DF55E7" w:rsidP="00DF55E7">
            <w:pPr>
              <w:rPr>
                <w:sz w:val="20"/>
                <w:szCs w:val="20"/>
              </w:rPr>
            </w:pPr>
          </w:p>
        </w:tc>
        <w:tc>
          <w:tcPr>
            <w:tcW w:w="900" w:type="dxa"/>
          </w:tcPr>
          <w:p w14:paraId="761CD626" w14:textId="77777777" w:rsidR="00DF55E7" w:rsidRPr="006C42BD" w:rsidRDefault="00DF55E7" w:rsidP="000635CA">
            <w:pPr>
              <w:jc w:val="center"/>
              <w:rPr>
                <w:sz w:val="20"/>
                <w:szCs w:val="20"/>
              </w:rPr>
            </w:pPr>
          </w:p>
        </w:tc>
        <w:tc>
          <w:tcPr>
            <w:tcW w:w="810" w:type="dxa"/>
          </w:tcPr>
          <w:p w14:paraId="4B506D9C" w14:textId="77777777" w:rsidR="00DF55E7" w:rsidRPr="006C42BD" w:rsidRDefault="00DF55E7" w:rsidP="000635CA">
            <w:pPr>
              <w:jc w:val="center"/>
              <w:rPr>
                <w:sz w:val="20"/>
                <w:szCs w:val="20"/>
              </w:rPr>
            </w:pPr>
          </w:p>
        </w:tc>
        <w:tc>
          <w:tcPr>
            <w:tcW w:w="900" w:type="dxa"/>
          </w:tcPr>
          <w:p w14:paraId="6789D29C" w14:textId="77777777" w:rsidR="00DF55E7" w:rsidRPr="006C42BD" w:rsidRDefault="00DF55E7" w:rsidP="000635CA">
            <w:pPr>
              <w:jc w:val="center"/>
              <w:rPr>
                <w:sz w:val="20"/>
                <w:szCs w:val="20"/>
              </w:rPr>
            </w:pPr>
          </w:p>
        </w:tc>
      </w:tr>
      <w:tr w:rsidR="006C42BD" w14:paraId="59620CF4" w14:textId="77777777" w:rsidTr="000635CA">
        <w:tc>
          <w:tcPr>
            <w:tcW w:w="450" w:type="dxa"/>
          </w:tcPr>
          <w:p w14:paraId="14A35F0B" w14:textId="77777777" w:rsidR="006C42BD" w:rsidRPr="00E42BFF" w:rsidRDefault="006C42BD" w:rsidP="006C42BD">
            <w:pPr>
              <w:rPr>
                <w:sz w:val="20"/>
                <w:szCs w:val="20"/>
              </w:rPr>
            </w:pPr>
          </w:p>
        </w:tc>
        <w:tc>
          <w:tcPr>
            <w:tcW w:w="2160" w:type="dxa"/>
            <w:gridSpan w:val="2"/>
          </w:tcPr>
          <w:p w14:paraId="5A81F2B9" w14:textId="77777777" w:rsidR="006C42BD" w:rsidRPr="00E42BFF" w:rsidRDefault="006C42BD" w:rsidP="006C42BD">
            <w:pPr>
              <w:rPr>
                <w:sz w:val="20"/>
                <w:szCs w:val="20"/>
              </w:rPr>
            </w:pPr>
            <w:r w:rsidRPr="00E42BFF">
              <w:rPr>
                <w:sz w:val="20"/>
                <w:szCs w:val="20"/>
              </w:rPr>
              <w:t>Microsite</w:t>
            </w:r>
          </w:p>
        </w:tc>
        <w:tc>
          <w:tcPr>
            <w:tcW w:w="990" w:type="dxa"/>
            <w:gridSpan w:val="2"/>
          </w:tcPr>
          <w:p w14:paraId="46499938" w14:textId="77777777" w:rsidR="006C42BD" w:rsidRPr="006C42BD" w:rsidRDefault="006C42BD" w:rsidP="006C42BD">
            <w:pPr>
              <w:pStyle w:val="HTMLPreformatted"/>
              <w:shd w:val="clear" w:color="auto" w:fill="FFFFFF"/>
              <w:wordWrap w:val="0"/>
              <w:jc w:val="center"/>
              <w:rPr>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0.058</w:t>
            </w:r>
          </w:p>
        </w:tc>
        <w:tc>
          <w:tcPr>
            <w:tcW w:w="720" w:type="dxa"/>
          </w:tcPr>
          <w:p w14:paraId="1087D668" w14:textId="77777777" w:rsidR="006C42BD" w:rsidRPr="006C42BD" w:rsidRDefault="006C42BD" w:rsidP="006C42BD">
            <w:pPr>
              <w:pStyle w:val="HTMLPreformatted"/>
              <w:shd w:val="clear" w:color="auto" w:fill="FFFFFF"/>
              <w:wordWrap w:val="0"/>
              <w:jc w:val="center"/>
              <w:rPr>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0.079</w:t>
            </w:r>
          </w:p>
        </w:tc>
        <w:tc>
          <w:tcPr>
            <w:tcW w:w="900" w:type="dxa"/>
          </w:tcPr>
          <w:p w14:paraId="46391E2F" w14:textId="77777777" w:rsidR="006C42BD" w:rsidRPr="006C42BD" w:rsidRDefault="006C42BD" w:rsidP="006C42BD">
            <w:pPr>
              <w:pStyle w:val="HTMLPreformatted"/>
              <w:shd w:val="clear" w:color="auto" w:fill="FFFFFF"/>
              <w:wordWrap w:val="0"/>
              <w:jc w:val="center"/>
              <w:rPr>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0.778</w:t>
            </w:r>
          </w:p>
        </w:tc>
        <w:tc>
          <w:tcPr>
            <w:tcW w:w="360" w:type="dxa"/>
          </w:tcPr>
          <w:p w14:paraId="1847D914" w14:textId="77777777" w:rsidR="006C42BD" w:rsidRPr="009D6DBB" w:rsidRDefault="006C42BD" w:rsidP="006C42BD">
            <w:pPr>
              <w:rPr>
                <w:sz w:val="22"/>
                <w:szCs w:val="22"/>
              </w:rPr>
            </w:pPr>
          </w:p>
        </w:tc>
        <w:tc>
          <w:tcPr>
            <w:tcW w:w="1615" w:type="dxa"/>
            <w:gridSpan w:val="2"/>
          </w:tcPr>
          <w:p w14:paraId="175F8C3D" w14:textId="77777777" w:rsidR="006C42BD" w:rsidRPr="00E42BFF" w:rsidRDefault="006C42BD" w:rsidP="006C42BD">
            <w:pPr>
              <w:rPr>
                <w:sz w:val="20"/>
                <w:szCs w:val="20"/>
              </w:rPr>
            </w:pPr>
            <w:r w:rsidRPr="00E42BFF">
              <w:rPr>
                <w:sz w:val="20"/>
                <w:szCs w:val="20"/>
              </w:rPr>
              <w:t>Microsite</w:t>
            </w:r>
          </w:p>
        </w:tc>
        <w:tc>
          <w:tcPr>
            <w:tcW w:w="900" w:type="dxa"/>
          </w:tcPr>
          <w:p w14:paraId="4793CDF0" w14:textId="77777777" w:rsidR="006C42BD" w:rsidRPr="006C42BD" w:rsidRDefault="006C42BD" w:rsidP="000635CA">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6C42BD">
              <w:rPr>
                <w:rStyle w:val="gnkrckgcgsb"/>
                <w:rFonts w:ascii="Times New Roman" w:hAnsi="Times New Roman" w:cs="Times New Roman"/>
                <w:color w:val="000000"/>
                <w:bdr w:val="none" w:sz="0" w:space="0" w:color="auto" w:frame="1"/>
              </w:rPr>
              <w:t>-0.065</w:t>
            </w:r>
          </w:p>
        </w:tc>
        <w:tc>
          <w:tcPr>
            <w:tcW w:w="810" w:type="dxa"/>
          </w:tcPr>
          <w:p w14:paraId="0C50387F" w14:textId="77777777" w:rsidR="006C42BD" w:rsidRPr="006C42BD" w:rsidRDefault="006C42BD" w:rsidP="000635CA">
            <w:pPr>
              <w:pStyle w:val="HTMLPreformatted"/>
              <w:shd w:val="clear" w:color="auto" w:fill="FFFFFF"/>
              <w:wordWrap w:val="0"/>
              <w:jc w:val="center"/>
              <w:rPr>
                <w:rStyle w:val="gnkrckgcgsb"/>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0.125</w:t>
            </w:r>
          </w:p>
        </w:tc>
        <w:tc>
          <w:tcPr>
            <w:tcW w:w="900" w:type="dxa"/>
          </w:tcPr>
          <w:p w14:paraId="7C941E79" w14:textId="77777777" w:rsidR="006C42BD" w:rsidRPr="006C42BD" w:rsidRDefault="006C42BD" w:rsidP="000635CA">
            <w:pPr>
              <w:pStyle w:val="HTMLPreformatted"/>
              <w:shd w:val="clear" w:color="auto" w:fill="FFFFFF"/>
              <w:wordWrap w:val="0"/>
              <w:jc w:val="center"/>
              <w:rPr>
                <w:rStyle w:val="gnkrckgcgsb"/>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0.724</w:t>
            </w:r>
          </w:p>
        </w:tc>
      </w:tr>
      <w:tr w:rsidR="006C42BD" w14:paraId="71D82996" w14:textId="77777777" w:rsidTr="000635CA">
        <w:tc>
          <w:tcPr>
            <w:tcW w:w="450" w:type="dxa"/>
          </w:tcPr>
          <w:p w14:paraId="2197D65E" w14:textId="77777777" w:rsidR="006C42BD" w:rsidRPr="00E42BFF" w:rsidRDefault="006C42BD" w:rsidP="006C42BD">
            <w:pPr>
              <w:rPr>
                <w:sz w:val="20"/>
                <w:szCs w:val="20"/>
              </w:rPr>
            </w:pPr>
          </w:p>
        </w:tc>
        <w:tc>
          <w:tcPr>
            <w:tcW w:w="2160" w:type="dxa"/>
            <w:gridSpan w:val="2"/>
          </w:tcPr>
          <w:p w14:paraId="590792F0" w14:textId="77777777" w:rsidR="006C42BD" w:rsidRPr="00E42BFF" w:rsidRDefault="006C42BD" w:rsidP="006C42BD">
            <w:pPr>
              <w:rPr>
                <w:sz w:val="20"/>
                <w:szCs w:val="20"/>
              </w:rPr>
            </w:pPr>
            <w:r w:rsidRPr="00E42BFF">
              <w:rPr>
                <w:sz w:val="20"/>
                <w:szCs w:val="20"/>
              </w:rPr>
              <w:t>Blooming</w:t>
            </w:r>
          </w:p>
        </w:tc>
        <w:tc>
          <w:tcPr>
            <w:tcW w:w="990" w:type="dxa"/>
            <w:gridSpan w:val="2"/>
          </w:tcPr>
          <w:p w14:paraId="129CE346" w14:textId="77777777" w:rsidR="006C42BD" w:rsidRPr="006C42BD" w:rsidRDefault="006C42BD" w:rsidP="006C42BD">
            <w:pPr>
              <w:pStyle w:val="HTMLPreformatted"/>
              <w:shd w:val="clear" w:color="auto" w:fill="FFFFFF"/>
              <w:wordWrap w:val="0"/>
              <w:jc w:val="center"/>
              <w:rPr>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-0.08</w:t>
            </w:r>
          </w:p>
        </w:tc>
        <w:tc>
          <w:tcPr>
            <w:tcW w:w="720" w:type="dxa"/>
          </w:tcPr>
          <w:p w14:paraId="27C79EFE" w14:textId="77777777" w:rsidR="006C42BD" w:rsidRPr="006C42BD" w:rsidRDefault="006C42BD" w:rsidP="006C42BD">
            <w:pPr>
              <w:pStyle w:val="HTMLPreformatted"/>
              <w:shd w:val="clear" w:color="auto" w:fill="FFFFFF"/>
              <w:wordWrap w:val="0"/>
              <w:jc w:val="center"/>
              <w:rPr>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0.21</w:t>
            </w:r>
          </w:p>
        </w:tc>
        <w:tc>
          <w:tcPr>
            <w:tcW w:w="900" w:type="dxa"/>
          </w:tcPr>
          <w:p w14:paraId="302B3058" w14:textId="77777777" w:rsidR="006C42BD" w:rsidRPr="006C42BD" w:rsidRDefault="006C42BD" w:rsidP="006C42BD">
            <w:pPr>
              <w:pStyle w:val="HTMLPreformatted"/>
              <w:shd w:val="clear" w:color="auto" w:fill="FFFFFF"/>
              <w:wordWrap w:val="0"/>
              <w:jc w:val="center"/>
              <w:rPr>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0.646</w:t>
            </w:r>
          </w:p>
        </w:tc>
        <w:tc>
          <w:tcPr>
            <w:tcW w:w="360" w:type="dxa"/>
          </w:tcPr>
          <w:p w14:paraId="03EA710C" w14:textId="77777777" w:rsidR="006C42BD" w:rsidRPr="009D6DBB" w:rsidRDefault="006C42BD" w:rsidP="006C42BD">
            <w:pPr>
              <w:rPr>
                <w:sz w:val="22"/>
                <w:szCs w:val="22"/>
              </w:rPr>
            </w:pPr>
          </w:p>
        </w:tc>
        <w:tc>
          <w:tcPr>
            <w:tcW w:w="1615" w:type="dxa"/>
            <w:gridSpan w:val="2"/>
          </w:tcPr>
          <w:p w14:paraId="53FF7B00" w14:textId="77777777" w:rsidR="006C42BD" w:rsidRPr="00E42BFF" w:rsidRDefault="006C42BD" w:rsidP="006C42BD">
            <w:pPr>
              <w:rPr>
                <w:sz w:val="20"/>
                <w:szCs w:val="20"/>
              </w:rPr>
            </w:pPr>
            <w:r w:rsidRPr="00E42BFF">
              <w:rPr>
                <w:sz w:val="20"/>
                <w:szCs w:val="20"/>
              </w:rPr>
              <w:t>Blooming</w:t>
            </w:r>
          </w:p>
        </w:tc>
        <w:tc>
          <w:tcPr>
            <w:tcW w:w="900" w:type="dxa"/>
          </w:tcPr>
          <w:p w14:paraId="0B1E9E32" w14:textId="77777777" w:rsidR="006C42BD" w:rsidRPr="006C42BD" w:rsidRDefault="006C42BD" w:rsidP="000635CA">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6C42BD">
              <w:rPr>
                <w:rFonts w:ascii="Times New Roman" w:hAnsi="Times New Roman" w:cs="Times New Roman"/>
                <w:color w:val="000000"/>
                <w:shd w:val="clear" w:color="auto" w:fill="FFFFFF"/>
              </w:rPr>
              <w:t>-0.056</w:t>
            </w:r>
          </w:p>
        </w:tc>
        <w:tc>
          <w:tcPr>
            <w:tcW w:w="810" w:type="dxa"/>
          </w:tcPr>
          <w:p w14:paraId="30A7ACEC" w14:textId="77777777" w:rsidR="006C42BD" w:rsidRPr="006C42BD" w:rsidRDefault="006C42BD" w:rsidP="000635CA">
            <w:pPr>
              <w:pStyle w:val="HTMLPreformatted"/>
              <w:shd w:val="clear" w:color="auto" w:fill="FFFFFF"/>
              <w:wordWrap w:val="0"/>
              <w:jc w:val="center"/>
              <w:rPr>
                <w:rStyle w:val="gnkrckgcgsb"/>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0.094</w:t>
            </w:r>
          </w:p>
        </w:tc>
        <w:tc>
          <w:tcPr>
            <w:tcW w:w="900" w:type="dxa"/>
          </w:tcPr>
          <w:p w14:paraId="2BA19B86" w14:textId="77777777" w:rsidR="006C42BD" w:rsidRPr="006C42BD" w:rsidRDefault="006C42BD" w:rsidP="000635CA">
            <w:pPr>
              <w:pStyle w:val="HTMLPreformatted"/>
              <w:shd w:val="clear" w:color="auto" w:fill="FFFFFF"/>
              <w:wordWrap w:val="0"/>
              <w:jc w:val="center"/>
              <w:rPr>
                <w:rStyle w:val="gnkrckgcgsb"/>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0.759</w:t>
            </w:r>
          </w:p>
        </w:tc>
      </w:tr>
      <w:tr w:rsidR="006C42BD" w14:paraId="49832F7D" w14:textId="77777777" w:rsidTr="000635CA">
        <w:tc>
          <w:tcPr>
            <w:tcW w:w="2520" w:type="dxa"/>
            <w:gridSpan w:val="2"/>
          </w:tcPr>
          <w:p w14:paraId="0CC04B64" w14:textId="77777777" w:rsidR="006C42BD" w:rsidRPr="00E42BFF" w:rsidRDefault="006C42BD" w:rsidP="006C42BD">
            <w:pPr>
              <w:rPr>
                <w:sz w:val="20"/>
                <w:szCs w:val="20"/>
              </w:rPr>
            </w:pPr>
          </w:p>
          <w:p w14:paraId="48190462" w14:textId="77777777" w:rsidR="006C42BD" w:rsidRPr="009B1FFB" w:rsidRDefault="006C42BD" w:rsidP="006C42BD">
            <w:pPr>
              <w:rPr>
                <w:sz w:val="20"/>
                <w:szCs w:val="20"/>
                <w:vertAlign w:val="superscript"/>
              </w:rPr>
            </w:pPr>
            <w:r w:rsidRPr="00E42BFF">
              <w:rPr>
                <w:sz w:val="20"/>
                <w:szCs w:val="20"/>
              </w:rPr>
              <w:t>Annual percent cover</w:t>
            </w:r>
            <w:r w:rsidR="000F7824">
              <w:rPr>
                <w:sz w:val="20"/>
                <w:szCs w:val="20"/>
              </w:rPr>
              <w:t xml:space="preserve"> </w:t>
            </w:r>
            <w:r w:rsidR="009B1FFB">
              <w:rPr>
                <w:sz w:val="20"/>
                <w:szCs w:val="20"/>
                <w:vertAlign w:val="superscript"/>
              </w:rPr>
              <w:t>b</w:t>
            </w:r>
          </w:p>
          <w:p w14:paraId="02CA0144" w14:textId="77777777" w:rsidR="006C42BD" w:rsidRPr="00E42BFF" w:rsidRDefault="006C42BD" w:rsidP="006C42BD">
            <w:pPr>
              <w:rPr>
                <w:sz w:val="20"/>
                <w:szCs w:val="20"/>
              </w:rPr>
            </w:pPr>
          </w:p>
        </w:tc>
        <w:tc>
          <w:tcPr>
            <w:tcW w:w="236" w:type="dxa"/>
            <w:gridSpan w:val="2"/>
          </w:tcPr>
          <w:p w14:paraId="1A9F4321" w14:textId="77777777" w:rsidR="006C42BD" w:rsidRPr="00E42BFF" w:rsidRDefault="006C42BD" w:rsidP="006C42BD">
            <w:pPr>
              <w:rPr>
                <w:sz w:val="20"/>
                <w:szCs w:val="20"/>
              </w:rPr>
            </w:pPr>
          </w:p>
        </w:tc>
        <w:tc>
          <w:tcPr>
            <w:tcW w:w="844" w:type="dxa"/>
          </w:tcPr>
          <w:p w14:paraId="6ADF1005" w14:textId="77777777" w:rsidR="006C42BD" w:rsidRPr="006C42BD" w:rsidRDefault="006C42BD" w:rsidP="006C42BD">
            <w:pPr>
              <w:rPr>
                <w:sz w:val="20"/>
                <w:szCs w:val="20"/>
              </w:rPr>
            </w:pPr>
          </w:p>
        </w:tc>
        <w:tc>
          <w:tcPr>
            <w:tcW w:w="720" w:type="dxa"/>
          </w:tcPr>
          <w:p w14:paraId="0A768828" w14:textId="77777777" w:rsidR="006C42BD" w:rsidRPr="006C42BD" w:rsidRDefault="006C42BD" w:rsidP="006C42BD">
            <w:pPr>
              <w:rPr>
                <w:sz w:val="20"/>
                <w:szCs w:val="20"/>
              </w:rPr>
            </w:pPr>
          </w:p>
        </w:tc>
        <w:tc>
          <w:tcPr>
            <w:tcW w:w="900" w:type="dxa"/>
          </w:tcPr>
          <w:p w14:paraId="00520F39" w14:textId="77777777" w:rsidR="006C42BD" w:rsidRPr="006C42BD" w:rsidRDefault="006C42BD" w:rsidP="006C42BD">
            <w:pPr>
              <w:rPr>
                <w:sz w:val="20"/>
                <w:szCs w:val="20"/>
              </w:rPr>
            </w:pPr>
          </w:p>
        </w:tc>
        <w:tc>
          <w:tcPr>
            <w:tcW w:w="1734" w:type="dxa"/>
            <w:gridSpan w:val="2"/>
          </w:tcPr>
          <w:p w14:paraId="671EA305" w14:textId="77777777" w:rsidR="006C42BD" w:rsidRPr="00E42BFF" w:rsidRDefault="006C42BD" w:rsidP="006C42BD">
            <w:pPr>
              <w:rPr>
                <w:sz w:val="20"/>
                <w:szCs w:val="20"/>
              </w:rPr>
            </w:pPr>
          </w:p>
          <w:p w14:paraId="1D60E231" w14:textId="77777777" w:rsidR="006C42BD" w:rsidRPr="00E42BFF" w:rsidRDefault="006C42BD" w:rsidP="006C42BD">
            <w:pPr>
              <w:rPr>
                <w:sz w:val="20"/>
                <w:szCs w:val="20"/>
              </w:rPr>
            </w:pPr>
            <w:r w:rsidRPr="00E42BFF">
              <w:rPr>
                <w:sz w:val="20"/>
                <w:szCs w:val="20"/>
              </w:rPr>
              <w:t>Annual Richness</w:t>
            </w:r>
          </w:p>
        </w:tc>
        <w:tc>
          <w:tcPr>
            <w:tcW w:w="241" w:type="dxa"/>
          </w:tcPr>
          <w:p w14:paraId="28D23ED4" w14:textId="77777777" w:rsidR="006C42BD" w:rsidRPr="00E42BFF" w:rsidRDefault="006C42BD" w:rsidP="006C42BD">
            <w:pPr>
              <w:rPr>
                <w:sz w:val="20"/>
                <w:szCs w:val="20"/>
              </w:rPr>
            </w:pPr>
          </w:p>
        </w:tc>
        <w:tc>
          <w:tcPr>
            <w:tcW w:w="900" w:type="dxa"/>
          </w:tcPr>
          <w:p w14:paraId="24C11A5E" w14:textId="77777777" w:rsidR="006C42BD" w:rsidRPr="006C42BD" w:rsidRDefault="006C42BD" w:rsidP="000635CA">
            <w:pPr>
              <w:jc w:val="center"/>
              <w:rPr>
                <w:sz w:val="20"/>
                <w:szCs w:val="20"/>
              </w:rPr>
            </w:pPr>
          </w:p>
        </w:tc>
        <w:tc>
          <w:tcPr>
            <w:tcW w:w="810" w:type="dxa"/>
          </w:tcPr>
          <w:p w14:paraId="1F1D4957" w14:textId="77777777" w:rsidR="006C42BD" w:rsidRPr="006C42BD" w:rsidRDefault="006C42BD" w:rsidP="000635CA">
            <w:pPr>
              <w:jc w:val="center"/>
              <w:rPr>
                <w:sz w:val="20"/>
                <w:szCs w:val="20"/>
              </w:rPr>
            </w:pPr>
          </w:p>
        </w:tc>
        <w:tc>
          <w:tcPr>
            <w:tcW w:w="900" w:type="dxa"/>
          </w:tcPr>
          <w:p w14:paraId="41934321" w14:textId="77777777" w:rsidR="006C42BD" w:rsidRPr="006C42BD" w:rsidRDefault="006C42BD" w:rsidP="000635CA">
            <w:pPr>
              <w:jc w:val="center"/>
              <w:rPr>
                <w:sz w:val="20"/>
                <w:szCs w:val="20"/>
              </w:rPr>
            </w:pPr>
          </w:p>
        </w:tc>
      </w:tr>
      <w:tr w:rsidR="006C42BD" w14:paraId="6EEA8997" w14:textId="77777777" w:rsidTr="000635CA">
        <w:trPr>
          <w:trHeight w:val="368"/>
        </w:trPr>
        <w:tc>
          <w:tcPr>
            <w:tcW w:w="450" w:type="dxa"/>
          </w:tcPr>
          <w:p w14:paraId="48C1BAD5" w14:textId="77777777" w:rsidR="006C42BD" w:rsidRPr="00E42BFF" w:rsidRDefault="006C42BD" w:rsidP="006C42BD">
            <w:pPr>
              <w:rPr>
                <w:sz w:val="20"/>
                <w:szCs w:val="20"/>
              </w:rPr>
            </w:pPr>
          </w:p>
        </w:tc>
        <w:tc>
          <w:tcPr>
            <w:tcW w:w="2160" w:type="dxa"/>
            <w:gridSpan w:val="2"/>
          </w:tcPr>
          <w:p w14:paraId="4B2950D9" w14:textId="77777777" w:rsidR="006C42BD" w:rsidRPr="00E42BFF" w:rsidRDefault="006C42BD" w:rsidP="006C42BD">
            <w:pPr>
              <w:rPr>
                <w:sz w:val="20"/>
                <w:szCs w:val="20"/>
              </w:rPr>
            </w:pPr>
            <w:r w:rsidRPr="00E42BFF">
              <w:rPr>
                <w:sz w:val="20"/>
                <w:szCs w:val="20"/>
              </w:rPr>
              <w:t>Microsite</w:t>
            </w:r>
          </w:p>
        </w:tc>
        <w:tc>
          <w:tcPr>
            <w:tcW w:w="990" w:type="dxa"/>
            <w:gridSpan w:val="2"/>
          </w:tcPr>
          <w:p w14:paraId="0B0F7C03" w14:textId="77777777" w:rsidR="006C42BD" w:rsidRPr="006C42BD" w:rsidRDefault="006C42BD" w:rsidP="006C42BD">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6C42BD">
              <w:rPr>
                <w:rStyle w:val="HTMLCode"/>
                <w:rFonts w:ascii="Times New Roman" w:hAnsi="Times New Roman" w:cs="Times New Roman"/>
              </w:rPr>
              <w:t>1.7599</w:t>
            </w:r>
          </w:p>
        </w:tc>
        <w:tc>
          <w:tcPr>
            <w:tcW w:w="720" w:type="dxa"/>
          </w:tcPr>
          <w:p w14:paraId="6C153722" w14:textId="77777777" w:rsidR="006C42BD" w:rsidRPr="006C42BD" w:rsidRDefault="006C42BD" w:rsidP="006C42BD">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6C42BD">
              <w:rPr>
                <w:rFonts w:ascii="Times New Roman" w:hAnsi="Times New Roman" w:cs="Times New Roman"/>
                <w:color w:val="000000"/>
                <w:bdr w:val="none" w:sz="0" w:space="0" w:color="auto" w:frame="1"/>
              </w:rPr>
              <w:t>165.4</w:t>
            </w:r>
          </w:p>
        </w:tc>
        <w:tc>
          <w:tcPr>
            <w:tcW w:w="900" w:type="dxa"/>
          </w:tcPr>
          <w:p w14:paraId="04F10E76" w14:textId="77777777" w:rsidR="006C42BD" w:rsidRPr="006C42BD" w:rsidRDefault="006C42BD" w:rsidP="006C42BD">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6C42BD">
              <w:rPr>
                <w:rFonts w:ascii="Times New Roman" w:hAnsi="Times New Roman" w:cs="Times New Roman"/>
              </w:rPr>
              <w:t>&lt;0.0001</w:t>
            </w:r>
          </w:p>
        </w:tc>
        <w:tc>
          <w:tcPr>
            <w:tcW w:w="360" w:type="dxa"/>
          </w:tcPr>
          <w:p w14:paraId="2EC48921" w14:textId="77777777" w:rsidR="006C42BD" w:rsidRPr="009D6DBB" w:rsidRDefault="006C42BD" w:rsidP="006C42BD">
            <w:pPr>
              <w:jc w:val="center"/>
              <w:rPr>
                <w:sz w:val="22"/>
                <w:szCs w:val="22"/>
              </w:rPr>
            </w:pPr>
          </w:p>
        </w:tc>
        <w:tc>
          <w:tcPr>
            <w:tcW w:w="1615" w:type="dxa"/>
            <w:gridSpan w:val="2"/>
          </w:tcPr>
          <w:p w14:paraId="44CD7CAC" w14:textId="77777777" w:rsidR="006C42BD" w:rsidRPr="00E42BFF" w:rsidRDefault="006C42BD" w:rsidP="006C42BD">
            <w:pPr>
              <w:rPr>
                <w:sz w:val="20"/>
                <w:szCs w:val="20"/>
              </w:rPr>
            </w:pPr>
            <w:r w:rsidRPr="00E42BFF">
              <w:rPr>
                <w:sz w:val="20"/>
                <w:szCs w:val="20"/>
              </w:rPr>
              <w:t>Microsite</w:t>
            </w:r>
          </w:p>
        </w:tc>
        <w:tc>
          <w:tcPr>
            <w:tcW w:w="900" w:type="dxa"/>
          </w:tcPr>
          <w:p w14:paraId="1A34A97B" w14:textId="77777777" w:rsidR="006C42BD" w:rsidRPr="006C42BD" w:rsidRDefault="006C42BD" w:rsidP="000635CA">
            <w:pPr>
              <w:pStyle w:val="HTMLPreformatted"/>
              <w:shd w:val="clear" w:color="auto" w:fill="FFFFFF"/>
              <w:wordWrap w:val="0"/>
              <w:jc w:val="center"/>
              <w:rPr>
                <w:rStyle w:val="gnkrckgcgsb"/>
                <w:rFonts w:ascii="Times New Roman" w:hAnsi="Times New Roman" w:cs="Times New Roman"/>
                <w:bdr w:val="none" w:sz="0" w:space="0" w:color="auto" w:frame="1"/>
              </w:rPr>
            </w:pPr>
            <w:r w:rsidRPr="006C42BD">
              <w:rPr>
                <w:rStyle w:val="gnkrckgcgsb"/>
                <w:rFonts w:ascii="Times New Roman" w:hAnsi="Times New Roman" w:cs="Times New Roman"/>
                <w:color w:val="000000"/>
                <w:bdr w:val="none" w:sz="0" w:space="0" w:color="auto" w:frame="1"/>
              </w:rPr>
              <w:t>0.0719</w:t>
            </w:r>
          </w:p>
        </w:tc>
        <w:tc>
          <w:tcPr>
            <w:tcW w:w="810" w:type="dxa"/>
          </w:tcPr>
          <w:p w14:paraId="715682BC" w14:textId="77777777" w:rsidR="006C42BD" w:rsidRPr="006C42BD" w:rsidRDefault="006C42BD" w:rsidP="000635CA">
            <w:pPr>
              <w:pStyle w:val="HTMLPreformatted"/>
              <w:shd w:val="clear" w:color="auto" w:fill="FFFFFF"/>
              <w:wordWrap w:val="0"/>
              <w:jc w:val="center"/>
              <w:rPr>
                <w:rStyle w:val="gnkrckgcgsb"/>
                <w:rFonts w:ascii="Times New Roman" w:hAnsi="Times New Roman" w:cs="Times New Roman"/>
                <w:bdr w:val="none" w:sz="0" w:space="0" w:color="auto" w:frame="1"/>
              </w:rPr>
            </w:pPr>
            <w:r w:rsidRPr="006C42BD">
              <w:rPr>
                <w:rStyle w:val="gnkrckgcgsb"/>
                <w:rFonts w:ascii="Times New Roman" w:hAnsi="Times New Roman" w:cs="Times New Roman"/>
                <w:color w:val="000000"/>
                <w:bdr w:val="none" w:sz="0" w:space="0" w:color="auto" w:frame="1"/>
              </w:rPr>
              <w:t>0.707</w:t>
            </w:r>
          </w:p>
        </w:tc>
        <w:tc>
          <w:tcPr>
            <w:tcW w:w="900" w:type="dxa"/>
          </w:tcPr>
          <w:p w14:paraId="1EE26933" w14:textId="77777777" w:rsidR="006C42BD" w:rsidRPr="006C42BD" w:rsidRDefault="006C42BD" w:rsidP="000635CA">
            <w:pPr>
              <w:pStyle w:val="NoSpacing"/>
              <w:jc w:val="center"/>
              <w:rPr>
                <w:sz w:val="20"/>
                <w:szCs w:val="20"/>
              </w:rPr>
            </w:pPr>
            <w:r w:rsidRPr="006C42BD">
              <w:rPr>
                <w:sz w:val="20"/>
                <w:szCs w:val="20"/>
              </w:rPr>
              <w:t>0.40</w:t>
            </w:r>
          </w:p>
        </w:tc>
      </w:tr>
      <w:tr w:rsidR="006C42BD" w14:paraId="058743E3" w14:textId="77777777" w:rsidTr="000635CA">
        <w:tc>
          <w:tcPr>
            <w:tcW w:w="450" w:type="dxa"/>
          </w:tcPr>
          <w:p w14:paraId="36AD4B4F" w14:textId="77777777" w:rsidR="006C42BD" w:rsidRPr="00E42BFF" w:rsidRDefault="006C42BD" w:rsidP="006C42BD">
            <w:pPr>
              <w:rPr>
                <w:sz w:val="20"/>
                <w:szCs w:val="20"/>
              </w:rPr>
            </w:pPr>
          </w:p>
        </w:tc>
        <w:tc>
          <w:tcPr>
            <w:tcW w:w="2160" w:type="dxa"/>
            <w:gridSpan w:val="2"/>
          </w:tcPr>
          <w:p w14:paraId="312EED71" w14:textId="77777777" w:rsidR="006C42BD" w:rsidRPr="00E42BFF" w:rsidRDefault="006C42BD" w:rsidP="006C42BD">
            <w:pPr>
              <w:rPr>
                <w:sz w:val="20"/>
                <w:szCs w:val="20"/>
              </w:rPr>
            </w:pPr>
            <w:r w:rsidRPr="00E42BFF">
              <w:rPr>
                <w:sz w:val="20"/>
                <w:szCs w:val="20"/>
              </w:rPr>
              <w:t>Blooming</w:t>
            </w:r>
          </w:p>
        </w:tc>
        <w:tc>
          <w:tcPr>
            <w:tcW w:w="990" w:type="dxa"/>
            <w:gridSpan w:val="2"/>
          </w:tcPr>
          <w:p w14:paraId="7057D66C" w14:textId="77777777" w:rsidR="006C42BD" w:rsidRPr="006C42BD" w:rsidRDefault="006C42BD" w:rsidP="006C42BD">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6C42BD">
              <w:rPr>
                <w:rStyle w:val="HTMLCode"/>
                <w:rFonts w:ascii="Times New Roman" w:hAnsi="Times New Roman" w:cs="Times New Roman"/>
              </w:rPr>
              <w:t>-0.793</w:t>
            </w:r>
          </w:p>
        </w:tc>
        <w:tc>
          <w:tcPr>
            <w:tcW w:w="720" w:type="dxa"/>
          </w:tcPr>
          <w:p w14:paraId="74C9ED49" w14:textId="77777777" w:rsidR="006C42BD" w:rsidRPr="006C42BD" w:rsidRDefault="006C42BD" w:rsidP="006C42BD">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6C42BD">
              <w:rPr>
                <w:rStyle w:val="gnkrckgcgsb"/>
                <w:rFonts w:ascii="Times New Roman" w:hAnsi="Times New Roman" w:cs="Times New Roman"/>
                <w:color w:val="000000"/>
                <w:bdr w:val="none" w:sz="0" w:space="0" w:color="auto" w:frame="1"/>
              </w:rPr>
              <w:t>34.18</w:t>
            </w:r>
          </w:p>
        </w:tc>
        <w:tc>
          <w:tcPr>
            <w:tcW w:w="900" w:type="dxa"/>
          </w:tcPr>
          <w:p w14:paraId="01A0F3B2" w14:textId="77777777" w:rsidR="006C42BD" w:rsidRPr="006C42BD" w:rsidRDefault="006C42BD" w:rsidP="006C42BD">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6C42BD">
              <w:rPr>
                <w:rFonts w:ascii="Times New Roman" w:hAnsi="Times New Roman" w:cs="Times New Roman"/>
              </w:rPr>
              <w:t>&lt;0.0001</w:t>
            </w:r>
          </w:p>
        </w:tc>
        <w:tc>
          <w:tcPr>
            <w:tcW w:w="360" w:type="dxa"/>
          </w:tcPr>
          <w:p w14:paraId="16B1B5FA" w14:textId="77777777" w:rsidR="006C42BD" w:rsidRPr="009D6DBB" w:rsidRDefault="006C42BD" w:rsidP="006C42BD">
            <w:pPr>
              <w:jc w:val="center"/>
              <w:rPr>
                <w:sz w:val="22"/>
                <w:szCs w:val="22"/>
              </w:rPr>
            </w:pPr>
          </w:p>
        </w:tc>
        <w:tc>
          <w:tcPr>
            <w:tcW w:w="1615" w:type="dxa"/>
            <w:gridSpan w:val="2"/>
          </w:tcPr>
          <w:p w14:paraId="3A9F0825" w14:textId="77777777" w:rsidR="006C42BD" w:rsidRPr="00E42BFF" w:rsidRDefault="006C42BD" w:rsidP="006C42BD">
            <w:pPr>
              <w:rPr>
                <w:sz w:val="20"/>
                <w:szCs w:val="20"/>
              </w:rPr>
            </w:pPr>
            <w:r w:rsidRPr="00E42BFF">
              <w:rPr>
                <w:sz w:val="20"/>
                <w:szCs w:val="20"/>
              </w:rPr>
              <w:t>Blooming</w:t>
            </w:r>
          </w:p>
        </w:tc>
        <w:tc>
          <w:tcPr>
            <w:tcW w:w="900" w:type="dxa"/>
          </w:tcPr>
          <w:p w14:paraId="02084DFF" w14:textId="77777777" w:rsidR="006C42BD" w:rsidRPr="006C42BD" w:rsidRDefault="006C42BD" w:rsidP="000635CA">
            <w:pPr>
              <w:pStyle w:val="HTMLPreformatted"/>
              <w:shd w:val="clear" w:color="auto" w:fill="FFFFFF"/>
              <w:wordWrap w:val="0"/>
              <w:jc w:val="center"/>
              <w:rPr>
                <w:rStyle w:val="gnkrckgcgsb"/>
                <w:rFonts w:ascii="Times New Roman" w:hAnsi="Times New Roman" w:cs="Times New Roman"/>
                <w:bdr w:val="none" w:sz="0" w:space="0" w:color="auto" w:frame="1"/>
              </w:rPr>
            </w:pPr>
            <w:r w:rsidRPr="006C42BD">
              <w:rPr>
                <w:rStyle w:val="gnkrckgcgsb"/>
                <w:rFonts w:ascii="Times New Roman" w:hAnsi="Times New Roman" w:cs="Times New Roman"/>
                <w:color w:val="000000"/>
                <w:bdr w:val="none" w:sz="0" w:space="0" w:color="auto" w:frame="1"/>
              </w:rPr>
              <w:t>0.1407</w:t>
            </w:r>
          </w:p>
        </w:tc>
        <w:tc>
          <w:tcPr>
            <w:tcW w:w="810" w:type="dxa"/>
          </w:tcPr>
          <w:p w14:paraId="13A4E3A4" w14:textId="77777777" w:rsidR="006C42BD" w:rsidRPr="006C42BD" w:rsidRDefault="006C42BD" w:rsidP="000635CA">
            <w:pPr>
              <w:pStyle w:val="HTMLPreformatted"/>
              <w:shd w:val="clear" w:color="auto" w:fill="FFFFFF"/>
              <w:wordWrap w:val="0"/>
              <w:jc w:val="center"/>
              <w:rPr>
                <w:rStyle w:val="gnkrckgcgsb"/>
                <w:rFonts w:ascii="Times New Roman" w:hAnsi="Times New Roman" w:cs="Times New Roman"/>
                <w:bdr w:val="none" w:sz="0" w:space="0" w:color="auto" w:frame="1"/>
              </w:rPr>
            </w:pPr>
            <w:r w:rsidRPr="006C42BD">
              <w:rPr>
                <w:rStyle w:val="gnkrckgcgsb"/>
                <w:rFonts w:ascii="Times New Roman" w:hAnsi="Times New Roman" w:cs="Times New Roman"/>
                <w:color w:val="000000"/>
                <w:bdr w:val="none" w:sz="0" w:space="0" w:color="auto" w:frame="1"/>
              </w:rPr>
              <w:t>2.701</w:t>
            </w:r>
          </w:p>
        </w:tc>
        <w:tc>
          <w:tcPr>
            <w:tcW w:w="900" w:type="dxa"/>
          </w:tcPr>
          <w:p w14:paraId="37BDC04E" w14:textId="77777777" w:rsidR="006C42BD" w:rsidRPr="006C42BD" w:rsidRDefault="006C42BD" w:rsidP="000635CA">
            <w:pPr>
              <w:pStyle w:val="NoSpacing"/>
              <w:jc w:val="center"/>
              <w:rPr>
                <w:sz w:val="20"/>
                <w:szCs w:val="20"/>
              </w:rPr>
            </w:pPr>
            <w:r w:rsidRPr="006C42BD">
              <w:rPr>
                <w:sz w:val="20"/>
                <w:szCs w:val="20"/>
              </w:rPr>
              <w:t>0.10</w:t>
            </w:r>
          </w:p>
        </w:tc>
      </w:tr>
      <w:tr w:rsidR="006C42BD" w14:paraId="2609C503" w14:textId="77777777" w:rsidTr="000635CA">
        <w:tc>
          <w:tcPr>
            <w:tcW w:w="450" w:type="dxa"/>
          </w:tcPr>
          <w:p w14:paraId="3143FCE2" w14:textId="77777777" w:rsidR="006C42BD" w:rsidRPr="00E42BFF" w:rsidRDefault="006C42BD" w:rsidP="006C42BD">
            <w:pPr>
              <w:rPr>
                <w:sz w:val="20"/>
                <w:szCs w:val="20"/>
              </w:rPr>
            </w:pPr>
          </w:p>
        </w:tc>
        <w:tc>
          <w:tcPr>
            <w:tcW w:w="2160" w:type="dxa"/>
            <w:gridSpan w:val="2"/>
          </w:tcPr>
          <w:p w14:paraId="18494465" w14:textId="77777777" w:rsidR="006C42BD" w:rsidRPr="00E42BFF" w:rsidRDefault="006C42BD" w:rsidP="006C42BD">
            <w:pPr>
              <w:rPr>
                <w:sz w:val="20"/>
                <w:szCs w:val="20"/>
              </w:rPr>
            </w:pPr>
            <w:r w:rsidRPr="00E42BFF">
              <w:rPr>
                <w:sz w:val="20"/>
                <w:szCs w:val="20"/>
              </w:rPr>
              <w:t>Microsite * Blooming</w:t>
            </w:r>
          </w:p>
        </w:tc>
        <w:tc>
          <w:tcPr>
            <w:tcW w:w="990" w:type="dxa"/>
            <w:gridSpan w:val="2"/>
          </w:tcPr>
          <w:p w14:paraId="4DD18572" w14:textId="77777777" w:rsidR="006C42BD" w:rsidRPr="006C42BD" w:rsidRDefault="006C42BD" w:rsidP="006C42BD">
            <w:pPr>
              <w:pStyle w:val="HTMLPreformatted"/>
              <w:jc w:val="center"/>
              <w:rPr>
                <w:rFonts w:ascii="Times New Roman" w:hAnsi="Times New Roman" w:cs="Times New Roman"/>
              </w:rPr>
            </w:pPr>
            <w:r w:rsidRPr="006C42BD">
              <w:rPr>
                <w:rStyle w:val="HTMLCode"/>
                <w:rFonts w:ascii="Times New Roman" w:hAnsi="Times New Roman" w:cs="Times New Roman"/>
              </w:rPr>
              <w:t>0.794</w:t>
            </w:r>
          </w:p>
          <w:p w14:paraId="79F94D70" w14:textId="77777777" w:rsidR="006C42BD" w:rsidRPr="006C42BD" w:rsidRDefault="006C42BD" w:rsidP="006C42BD">
            <w:pPr>
              <w:pStyle w:val="HTMLPreformatted"/>
              <w:shd w:val="clear" w:color="auto" w:fill="FFFFFF"/>
              <w:wordWrap w:val="0"/>
              <w:jc w:val="center"/>
              <w:rPr>
                <w:rStyle w:val="gnkrckgcgsb"/>
                <w:rFonts w:ascii="Times New Roman" w:hAnsi="Times New Roman" w:cs="Times New Roman"/>
                <w:color w:val="000000"/>
                <w:bdr w:val="none" w:sz="0" w:space="0" w:color="auto" w:frame="1"/>
              </w:rPr>
            </w:pPr>
          </w:p>
        </w:tc>
        <w:tc>
          <w:tcPr>
            <w:tcW w:w="720" w:type="dxa"/>
          </w:tcPr>
          <w:p w14:paraId="6C1CB885" w14:textId="77777777" w:rsidR="006C42BD" w:rsidRPr="006C42BD" w:rsidRDefault="006C42BD" w:rsidP="006C42BD">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6C42BD">
              <w:rPr>
                <w:rStyle w:val="gnkrckgcgsb"/>
                <w:rFonts w:ascii="Times New Roman" w:hAnsi="Times New Roman" w:cs="Times New Roman"/>
                <w:color w:val="000000"/>
                <w:bdr w:val="none" w:sz="0" w:space="0" w:color="auto" w:frame="1"/>
              </w:rPr>
              <w:t>22.81</w:t>
            </w:r>
          </w:p>
        </w:tc>
        <w:tc>
          <w:tcPr>
            <w:tcW w:w="900" w:type="dxa"/>
          </w:tcPr>
          <w:p w14:paraId="24DFC9D1" w14:textId="77777777" w:rsidR="006C42BD" w:rsidRPr="006C42BD" w:rsidRDefault="006C42BD" w:rsidP="006C42BD">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6C42BD">
              <w:rPr>
                <w:rFonts w:ascii="Times New Roman" w:hAnsi="Times New Roman" w:cs="Times New Roman"/>
              </w:rPr>
              <w:t>&lt;0.0001</w:t>
            </w:r>
          </w:p>
        </w:tc>
        <w:tc>
          <w:tcPr>
            <w:tcW w:w="1734" w:type="dxa"/>
            <w:gridSpan w:val="2"/>
          </w:tcPr>
          <w:p w14:paraId="384E2860" w14:textId="77777777" w:rsidR="006C42BD" w:rsidRPr="00E42BFF" w:rsidRDefault="006C42BD" w:rsidP="006C42BD">
            <w:pPr>
              <w:rPr>
                <w:sz w:val="20"/>
                <w:szCs w:val="20"/>
              </w:rPr>
            </w:pPr>
          </w:p>
        </w:tc>
        <w:tc>
          <w:tcPr>
            <w:tcW w:w="241" w:type="dxa"/>
          </w:tcPr>
          <w:p w14:paraId="296FAF5C" w14:textId="77777777" w:rsidR="006C42BD" w:rsidRPr="00E42BFF" w:rsidRDefault="006C42BD" w:rsidP="006C42BD">
            <w:pPr>
              <w:rPr>
                <w:sz w:val="20"/>
                <w:szCs w:val="20"/>
              </w:rPr>
            </w:pPr>
          </w:p>
        </w:tc>
        <w:tc>
          <w:tcPr>
            <w:tcW w:w="900" w:type="dxa"/>
          </w:tcPr>
          <w:p w14:paraId="3CA73703" w14:textId="77777777" w:rsidR="006C42BD" w:rsidRPr="006C42BD" w:rsidRDefault="006C42BD" w:rsidP="006C42BD">
            <w:pPr>
              <w:rPr>
                <w:sz w:val="20"/>
                <w:szCs w:val="20"/>
              </w:rPr>
            </w:pPr>
          </w:p>
        </w:tc>
        <w:tc>
          <w:tcPr>
            <w:tcW w:w="810" w:type="dxa"/>
          </w:tcPr>
          <w:p w14:paraId="75F638B7" w14:textId="77777777" w:rsidR="006C42BD" w:rsidRPr="006C42BD" w:rsidRDefault="006C42BD" w:rsidP="006C42BD">
            <w:pPr>
              <w:rPr>
                <w:sz w:val="20"/>
                <w:szCs w:val="20"/>
              </w:rPr>
            </w:pPr>
          </w:p>
        </w:tc>
        <w:tc>
          <w:tcPr>
            <w:tcW w:w="900" w:type="dxa"/>
          </w:tcPr>
          <w:p w14:paraId="01EAC164" w14:textId="77777777" w:rsidR="006C42BD" w:rsidRPr="006C42BD" w:rsidRDefault="006C42BD" w:rsidP="006C42BD">
            <w:pPr>
              <w:rPr>
                <w:sz w:val="20"/>
                <w:szCs w:val="20"/>
              </w:rPr>
            </w:pPr>
          </w:p>
        </w:tc>
      </w:tr>
      <w:tr w:rsidR="00E42BFF" w14:paraId="56CECA0C" w14:textId="77777777" w:rsidTr="000635CA">
        <w:tc>
          <w:tcPr>
            <w:tcW w:w="2520" w:type="dxa"/>
            <w:gridSpan w:val="2"/>
          </w:tcPr>
          <w:p w14:paraId="5FD7D9F5" w14:textId="77777777" w:rsidR="00E42BFF" w:rsidRPr="00E42BFF" w:rsidRDefault="00E42BFF" w:rsidP="006C42BD">
            <w:pPr>
              <w:rPr>
                <w:sz w:val="20"/>
                <w:szCs w:val="20"/>
              </w:rPr>
            </w:pPr>
          </w:p>
          <w:p w14:paraId="76D182FD" w14:textId="77777777" w:rsidR="00E42BFF" w:rsidRPr="00E42BFF" w:rsidRDefault="00E42BFF" w:rsidP="006C42BD">
            <w:pPr>
              <w:rPr>
                <w:sz w:val="20"/>
                <w:szCs w:val="20"/>
              </w:rPr>
            </w:pPr>
            <w:r w:rsidRPr="00E42BFF">
              <w:rPr>
                <w:sz w:val="20"/>
                <w:szCs w:val="20"/>
              </w:rPr>
              <w:t>Annual Bloom Density</w:t>
            </w:r>
          </w:p>
        </w:tc>
        <w:tc>
          <w:tcPr>
            <w:tcW w:w="236" w:type="dxa"/>
            <w:gridSpan w:val="2"/>
          </w:tcPr>
          <w:p w14:paraId="5E9B0ED5" w14:textId="77777777" w:rsidR="00E42BFF" w:rsidRPr="00E42BFF" w:rsidRDefault="00E42BFF" w:rsidP="006C42BD">
            <w:pPr>
              <w:rPr>
                <w:sz w:val="20"/>
                <w:szCs w:val="20"/>
              </w:rPr>
            </w:pPr>
          </w:p>
        </w:tc>
        <w:tc>
          <w:tcPr>
            <w:tcW w:w="844" w:type="dxa"/>
          </w:tcPr>
          <w:p w14:paraId="7D94E302" w14:textId="77777777" w:rsidR="00E42BFF" w:rsidRPr="006C42BD" w:rsidRDefault="00E42BFF" w:rsidP="006C42BD">
            <w:pPr>
              <w:rPr>
                <w:sz w:val="20"/>
                <w:szCs w:val="20"/>
              </w:rPr>
            </w:pPr>
          </w:p>
        </w:tc>
        <w:tc>
          <w:tcPr>
            <w:tcW w:w="720" w:type="dxa"/>
          </w:tcPr>
          <w:p w14:paraId="53D5B791" w14:textId="77777777" w:rsidR="00E42BFF" w:rsidRPr="006C42BD" w:rsidRDefault="00E42BFF" w:rsidP="006C42BD">
            <w:pPr>
              <w:rPr>
                <w:sz w:val="20"/>
                <w:szCs w:val="20"/>
              </w:rPr>
            </w:pPr>
          </w:p>
        </w:tc>
        <w:tc>
          <w:tcPr>
            <w:tcW w:w="900" w:type="dxa"/>
          </w:tcPr>
          <w:p w14:paraId="48F0089F" w14:textId="77777777" w:rsidR="00E42BFF" w:rsidRPr="006C42BD" w:rsidRDefault="00E42BFF" w:rsidP="006C42BD">
            <w:pPr>
              <w:rPr>
                <w:sz w:val="20"/>
                <w:szCs w:val="20"/>
              </w:rPr>
            </w:pPr>
          </w:p>
        </w:tc>
        <w:tc>
          <w:tcPr>
            <w:tcW w:w="1975" w:type="dxa"/>
            <w:gridSpan w:val="3"/>
          </w:tcPr>
          <w:p w14:paraId="3B879886" w14:textId="77777777" w:rsidR="00E42BFF" w:rsidRPr="00E42BFF" w:rsidRDefault="00E42BFF" w:rsidP="006C42BD">
            <w:pPr>
              <w:rPr>
                <w:sz w:val="20"/>
                <w:szCs w:val="20"/>
              </w:rPr>
            </w:pPr>
          </w:p>
          <w:p w14:paraId="5BF32192" w14:textId="77777777" w:rsidR="00E42BFF" w:rsidRPr="00E42BFF" w:rsidRDefault="00E42BFF" w:rsidP="006C42BD">
            <w:pPr>
              <w:rPr>
                <w:sz w:val="20"/>
                <w:szCs w:val="20"/>
              </w:rPr>
            </w:pPr>
            <w:r w:rsidRPr="00E42BFF">
              <w:rPr>
                <w:sz w:val="20"/>
                <w:szCs w:val="20"/>
              </w:rPr>
              <w:t>Blooming Shrub Density</w:t>
            </w:r>
          </w:p>
          <w:p w14:paraId="195BD687" w14:textId="77777777" w:rsidR="00E42BFF" w:rsidRPr="00E42BFF" w:rsidRDefault="00E42BFF" w:rsidP="006C42BD">
            <w:pPr>
              <w:rPr>
                <w:sz w:val="20"/>
                <w:szCs w:val="20"/>
              </w:rPr>
            </w:pPr>
          </w:p>
        </w:tc>
        <w:tc>
          <w:tcPr>
            <w:tcW w:w="900" w:type="dxa"/>
          </w:tcPr>
          <w:p w14:paraId="7341AF83" w14:textId="77777777" w:rsidR="00E42BFF" w:rsidRPr="006C42BD" w:rsidRDefault="00E42BFF" w:rsidP="006C42BD">
            <w:pPr>
              <w:rPr>
                <w:sz w:val="20"/>
                <w:szCs w:val="20"/>
              </w:rPr>
            </w:pPr>
          </w:p>
        </w:tc>
        <w:tc>
          <w:tcPr>
            <w:tcW w:w="810" w:type="dxa"/>
          </w:tcPr>
          <w:p w14:paraId="39F736D1" w14:textId="77777777" w:rsidR="00E42BFF" w:rsidRPr="006C42BD" w:rsidRDefault="00E42BFF" w:rsidP="006C42BD">
            <w:pPr>
              <w:rPr>
                <w:sz w:val="20"/>
                <w:szCs w:val="20"/>
              </w:rPr>
            </w:pPr>
          </w:p>
        </w:tc>
        <w:tc>
          <w:tcPr>
            <w:tcW w:w="900" w:type="dxa"/>
          </w:tcPr>
          <w:p w14:paraId="5BFEBE13" w14:textId="77777777" w:rsidR="00E42BFF" w:rsidRPr="006C42BD" w:rsidRDefault="00E42BFF" w:rsidP="006C42BD">
            <w:pPr>
              <w:rPr>
                <w:sz w:val="20"/>
                <w:szCs w:val="20"/>
              </w:rPr>
            </w:pPr>
          </w:p>
        </w:tc>
      </w:tr>
      <w:tr w:rsidR="006C42BD" w14:paraId="33F62415" w14:textId="77777777" w:rsidTr="000635CA">
        <w:tc>
          <w:tcPr>
            <w:tcW w:w="450" w:type="dxa"/>
          </w:tcPr>
          <w:p w14:paraId="562A24D2" w14:textId="77777777" w:rsidR="006C42BD" w:rsidRPr="00E42BFF" w:rsidRDefault="006C42BD" w:rsidP="006C42BD">
            <w:pPr>
              <w:rPr>
                <w:sz w:val="20"/>
                <w:szCs w:val="20"/>
              </w:rPr>
            </w:pPr>
          </w:p>
        </w:tc>
        <w:tc>
          <w:tcPr>
            <w:tcW w:w="2160" w:type="dxa"/>
            <w:gridSpan w:val="2"/>
          </w:tcPr>
          <w:p w14:paraId="29D36CCC" w14:textId="77777777" w:rsidR="006C42BD" w:rsidRPr="00E42BFF" w:rsidRDefault="006C42BD" w:rsidP="006C42BD">
            <w:pPr>
              <w:rPr>
                <w:sz w:val="20"/>
                <w:szCs w:val="20"/>
              </w:rPr>
            </w:pPr>
            <w:r w:rsidRPr="00E42BFF">
              <w:rPr>
                <w:sz w:val="20"/>
                <w:szCs w:val="20"/>
              </w:rPr>
              <w:t>Microsite</w:t>
            </w:r>
          </w:p>
        </w:tc>
        <w:tc>
          <w:tcPr>
            <w:tcW w:w="990" w:type="dxa"/>
            <w:gridSpan w:val="2"/>
          </w:tcPr>
          <w:p w14:paraId="2F01A627" w14:textId="77777777" w:rsidR="006C42BD" w:rsidRPr="006C42BD" w:rsidRDefault="006C42BD" w:rsidP="006C42BD">
            <w:pPr>
              <w:jc w:val="center"/>
              <w:rPr>
                <w:sz w:val="20"/>
                <w:szCs w:val="20"/>
              </w:rPr>
            </w:pPr>
            <w:r w:rsidRPr="006C42BD">
              <w:rPr>
                <w:rStyle w:val="HTMLCode"/>
                <w:rFonts w:ascii="Times New Roman" w:eastAsiaTheme="minorHAnsi" w:hAnsi="Times New Roman" w:cs="Times New Roman"/>
              </w:rPr>
              <w:t>-0.28</w:t>
            </w:r>
          </w:p>
        </w:tc>
        <w:tc>
          <w:tcPr>
            <w:tcW w:w="720" w:type="dxa"/>
          </w:tcPr>
          <w:p w14:paraId="6D4FEA0D" w14:textId="77777777" w:rsidR="006C42BD" w:rsidRPr="006C42BD" w:rsidRDefault="006C42BD" w:rsidP="006C42BD">
            <w:pPr>
              <w:jc w:val="center"/>
              <w:rPr>
                <w:sz w:val="20"/>
                <w:szCs w:val="20"/>
              </w:rPr>
            </w:pPr>
            <w:r w:rsidRPr="006C42BD">
              <w:rPr>
                <w:rStyle w:val="HTMLCode"/>
                <w:rFonts w:ascii="Times New Roman" w:eastAsiaTheme="minorHAnsi" w:hAnsi="Times New Roman" w:cs="Times New Roman"/>
              </w:rPr>
              <w:t>0.601</w:t>
            </w:r>
          </w:p>
        </w:tc>
        <w:tc>
          <w:tcPr>
            <w:tcW w:w="900" w:type="dxa"/>
          </w:tcPr>
          <w:p w14:paraId="2DD2E44B" w14:textId="77777777" w:rsidR="006C42BD" w:rsidRPr="006C42BD" w:rsidRDefault="006C42BD" w:rsidP="006C42BD">
            <w:pPr>
              <w:jc w:val="center"/>
              <w:rPr>
                <w:sz w:val="20"/>
                <w:szCs w:val="20"/>
              </w:rPr>
            </w:pPr>
            <w:r w:rsidRPr="006C42BD">
              <w:rPr>
                <w:sz w:val="20"/>
                <w:szCs w:val="20"/>
              </w:rPr>
              <w:t>0.438</w:t>
            </w:r>
          </w:p>
        </w:tc>
        <w:tc>
          <w:tcPr>
            <w:tcW w:w="360" w:type="dxa"/>
          </w:tcPr>
          <w:p w14:paraId="0E8CD68F" w14:textId="77777777" w:rsidR="006C42BD" w:rsidRPr="009D6DBB" w:rsidRDefault="006C42BD" w:rsidP="006C42BD">
            <w:pPr>
              <w:rPr>
                <w:sz w:val="22"/>
                <w:szCs w:val="22"/>
              </w:rPr>
            </w:pPr>
          </w:p>
        </w:tc>
        <w:tc>
          <w:tcPr>
            <w:tcW w:w="1615" w:type="dxa"/>
            <w:gridSpan w:val="2"/>
          </w:tcPr>
          <w:p w14:paraId="4C0FE019" w14:textId="77777777" w:rsidR="006C42BD" w:rsidRPr="00E42BFF" w:rsidRDefault="006C42BD" w:rsidP="006C42BD">
            <w:pPr>
              <w:rPr>
                <w:sz w:val="20"/>
                <w:szCs w:val="20"/>
              </w:rPr>
            </w:pPr>
            <w:r w:rsidRPr="00E42BFF">
              <w:rPr>
                <w:sz w:val="20"/>
                <w:szCs w:val="20"/>
              </w:rPr>
              <w:t>Microsite</w:t>
            </w:r>
          </w:p>
        </w:tc>
        <w:tc>
          <w:tcPr>
            <w:tcW w:w="900" w:type="dxa"/>
          </w:tcPr>
          <w:p w14:paraId="1815091C" w14:textId="77777777" w:rsidR="006C42BD" w:rsidRPr="006C42BD" w:rsidRDefault="006C42BD" w:rsidP="006C42BD">
            <w:pPr>
              <w:pStyle w:val="HTMLPreformatted"/>
              <w:rPr>
                <w:rFonts w:ascii="Times New Roman" w:hAnsi="Times New Roman" w:cs="Times New Roman"/>
              </w:rPr>
            </w:pPr>
            <w:r w:rsidRPr="006C42BD">
              <w:rPr>
                <w:rStyle w:val="HTMLCode"/>
                <w:rFonts w:ascii="Times New Roman" w:hAnsi="Times New Roman" w:cs="Times New Roman"/>
              </w:rPr>
              <w:t>0.366</w:t>
            </w:r>
          </w:p>
        </w:tc>
        <w:tc>
          <w:tcPr>
            <w:tcW w:w="810" w:type="dxa"/>
          </w:tcPr>
          <w:p w14:paraId="7A0B2B78" w14:textId="77777777" w:rsidR="006C42BD" w:rsidRPr="006C42BD" w:rsidRDefault="006C42BD" w:rsidP="006C42BD">
            <w:pPr>
              <w:pStyle w:val="HTMLPreformatted"/>
              <w:rPr>
                <w:rFonts w:ascii="Times New Roman" w:hAnsi="Times New Roman" w:cs="Times New Roman"/>
              </w:rPr>
            </w:pPr>
            <w:r w:rsidRPr="006C42BD">
              <w:rPr>
                <w:rStyle w:val="HTMLCode"/>
                <w:rFonts w:ascii="Times New Roman" w:hAnsi="Times New Roman" w:cs="Times New Roman"/>
              </w:rPr>
              <w:t>4.083</w:t>
            </w:r>
          </w:p>
        </w:tc>
        <w:tc>
          <w:tcPr>
            <w:tcW w:w="900" w:type="dxa"/>
          </w:tcPr>
          <w:p w14:paraId="198F928E" w14:textId="77777777" w:rsidR="006C42BD" w:rsidRPr="006C42BD" w:rsidRDefault="006C42BD" w:rsidP="006C42BD">
            <w:pPr>
              <w:pStyle w:val="HTMLPreformatted"/>
              <w:rPr>
                <w:rFonts w:ascii="Times New Roman" w:hAnsi="Times New Roman" w:cs="Times New Roman"/>
              </w:rPr>
            </w:pPr>
            <w:r w:rsidRPr="006C42BD">
              <w:rPr>
                <w:rStyle w:val="HTMLCode"/>
                <w:rFonts w:ascii="Times New Roman" w:hAnsi="Times New Roman" w:cs="Times New Roman"/>
              </w:rPr>
              <w:t>0.04331</w:t>
            </w:r>
          </w:p>
        </w:tc>
      </w:tr>
      <w:tr w:rsidR="006C42BD" w14:paraId="7789C002" w14:textId="77777777" w:rsidTr="000635CA">
        <w:tc>
          <w:tcPr>
            <w:tcW w:w="450" w:type="dxa"/>
          </w:tcPr>
          <w:p w14:paraId="04D312F3" w14:textId="77777777" w:rsidR="006C42BD" w:rsidRPr="00E42BFF" w:rsidRDefault="006C42BD" w:rsidP="006C42BD">
            <w:pPr>
              <w:rPr>
                <w:sz w:val="20"/>
                <w:szCs w:val="20"/>
              </w:rPr>
            </w:pPr>
          </w:p>
        </w:tc>
        <w:tc>
          <w:tcPr>
            <w:tcW w:w="2160" w:type="dxa"/>
            <w:gridSpan w:val="2"/>
          </w:tcPr>
          <w:p w14:paraId="308A952C" w14:textId="77777777" w:rsidR="006C42BD" w:rsidRPr="00E42BFF" w:rsidRDefault="006C42BD" w:rsidP="006C42BD">
            <w:pPr>
              <w:rPr>
                <w:sz w:val="20"/>
                <w:szCs w:val="20"/>
              </w:rPr>
            </w:pPr>
            <w:r w:rsidRPr="00E42BFF">
              <w:rPr>
                <w:sz w:val="20"/>
                <w:szCs w:val="20"/>
              </w:rPr>
              <w:t>Blooming</w:t>
            </w:r>
          </w:p>
        </w:tc>
        <w:tc>
          <w:tcPr>
            <w:tcW w:w="990" w:type="dxa"/>
            <w:gridSpan w:val="2"/>
          </w:tcPr>
          <w:p w14:paraId="4F8988DB" w14:textId="77777777" w:rsidR="006C42BD" w:rsidRPr="006C42BD" w:rsidRDefault="006C42BD" w:rsidP="006C42BD">
            <w:pPr>
              <w:jc w:val="center"/>
              <w:rPr>
                <w:sz w:val="20"/>
                <w:szCs w:val="20"/>
              </w:rPr>
            </w:pPr>
            <w:r w:rsidRPr="006C42BD">
              <w:rPr>
                <w:rStyle w:val="HTMLCode"/>
                <w:rFonts w:ascii="Times New Roman" w:eastAsiaTheme="minorHAnsi" w:hAnsi="Times New Roman" w:cs="Times New Roman"/>
              </w:rPr>
              <w:t>-1.36</w:t>
            </w:r>
          </w:p>
        </w:tc>
        <w:tc>
          <w:tcPr>
            <w:tcW w:w="720" w:type="dxa"/>
          </w:tcPr>
          <w:p w14:paraId="6A542B86" w14:textId="77777777" w:rsidR="006C42BD" w:rsidRPr="006C42BD" w:rsidRDefault="006C42BD" w:rsidP="006C42BD">
            <w:pPr>
              <w:jc w:val="center"/>
              <w:rPr>
                <w:sz w:val="20"/>
                <w:szCs w:val="20"/>
              </w:rPr>
            </w:pPr>
            <w:r w:rsidRPr="006C42BD">
              <w:rPr>
                <w:rStyle w:val="HTMLCode"/>
                <w:rFonts w:ascii="Times New Roman" w:eastAsiaTheme="minorHAnsi" w:hAnsi="Times New Roman" w:cs="Times New Roman"/>
              </w:rPr>
              <w:t>13.36</w:t>
            </w:r>
          </w:p>
        </w:tc>
        <w:tc>
          <w:tcPr>
            <w:tcW w:w="900" w:type="dxa"/>
          </w:tcPr>
          <w:p w14:paraId="3A169816" w14:textId="77777777" w:rsidR="006C42BD" w:rsidRPr="006C42BD" w:rsidRDefault="006C42BD" w:rsidP="006C42BD">
            <w:pPr>
              <w:jc w:val="center"/>
              <w:rPr>
                <w:sz w:val="20"/>
                <w:szCs w:val="20"/>
              </w:rPr>
            </w:pPr>
            <w:r w:rsidRPr="006C42BD">
              <w:rPr>
                <w:sz w:val="20"/>
                <w:szCs w:val="20"/>
              </w:rPr>
              <w:t>0.0003</w:t>
            </w:r>
          </w:p>
        </w:tc>
        <w:tc>
          <w:tcPr>
            <w:tcW w:w="360" w:type="dxa"/>
          </w:tcPr>
          <w:p w14:paraId="0FD546C2" w14:textId="77777777" w:rsidR="006C42BD" w:rsidRPr="009D6DBB" w:rsidRDefault="006C42BD" w:rsidP="006C42BD">
            <w:pPr>
              <w:rPr>
                <w:sz w:val="22"/>
                <w:szCs w:val="22"/>
              </w:rPr>
            </w:pPr>
          </w:p>
        </w:tc>
        <w:tc>
          <w:tcPr>
            <w:tcW w:w="1615" w:type="dxa"/>
            <w:gridSpan w:val="2"/>
          </w:tcPr>
          <w:p w14:paraId="04082DE3" w14:textId="77777777" w:rsidR="006C42BD" w:rsidRPr="00E42BFF" w:rsidRDefault="006C42BD" w:rsidP="006C42BD">
            <w:pPr>
              <w:rPr>
                <w:sz w:val="20"/>
                <w:szCs w:val="20"/>
              </w:rPr>
            </w:pPr>
            <w:r w:rsidRPr="00E42BFF">
              <w:rPr>
                <w:sz w:val="20"/>
                <w:szCs w:val="20"/>
              </w:rPr>
              <w:t>Blooming</w:t>
            </w:r>
          </w:p>
        </w:tc>
        <w:tc>
          <w:tcPr>
            <w:tcW w:w="900" w:type="dxa"/>
          </w:tcPr>
          <w:p w14:paraId="48D513CA" w14:textId="77777777" w:rsidR="006C42BD" w:rsidRPr="006C42BD" w:rsidRDefault="006C42BD" w:rsidP="006C42BD">
            <w:pPr>
              <w:pStyle w:val="HTMLPreformatted"/>
              <w:rPr>
                <w:rFonts w:ascii="Times New Roman" w:hAnsi="Times New Roman" w:cs="Times New Roman"/>
              </w:rPr>
            </w:pPr>
            <w:r w:rsidRPr="006C42BD">
              <w:rPr>
                <w:rStyle w:val="HTMLCode"/>
                <w:rFonts w:ascii="Times New Roman" w:hAnsi="Times New Roman" w:cs="Times New Roman"/>
              </w:rPr>
              <w:t>1.67</w:t>
            </w:r>
          </w:p>
        </w:tc>
        <w:tc>
          <w:tcPr>
            <w:tcW w:w="810" w:type="dxa"/>
          </w:tcPr>
          <w:p w14:paraId="3164FA4F" w14:textId="77777777" w:rsidR="006C42BD" w:rsidRPr="006C42BD" w:rsidRDefault="006C42BD" w:rsidP="006C42BD">
            <w:pPr>
              <w:pStyle w:val="HTMLPreformatted"/>
              <w:rPr>
                <w:rFonts w:ascii="Times New Roman" w:hAnsi="Times New Roman" w:cs="Times New Roman"/>
              </w:rPr>
            </w:pPr>
            <w:r w:rsidRPr="006C42BD">
              <w:rPr>
                <w:rStyle w:val="HTMLCode"/>
                <w:rFonts w:ascii="Times New Roman" w:hAnsi="Times New Roman" w:cs="Times New Roman"/>
              </w:rPr>
              <w:t>149.7</w:t>
            </w:r>
          </w:p>
        </w:tc>
        <w:tc>
          <w:tcPr>
            <w:tcW w:w="900" w:type="dxa"/>
          </w:tcPr>
          <w:p w14:paraId="09E37EF2" w14:textId="77777777" w:rsidR="006C42BD" w:rsidRPr="006C42BD" w:rsidRDefault="006C42BD" w:rsidP="006C42BD">
            <w:pPr>
              <w:jc w:val="center"/>
              <w:rPr>
                <w:sz w:val="20"/>
                <w:szCs w:val="20"/>
              </w:rPr>
            </w:pPr>
            <w:r w:rsidRPr="006C42BD">
              <w:rPr>
                <w:sz w:val="20"/>
                <w:szCs w:val="20"/>
              </w:rPr>
              <w:t>&lt;0.0001</w:t>
            </w:r>
          </w:p>
        </w:tc>
      </w:tr>
    </w:tbl>
    <w:p w14:paraId="7A981278" w14:textId="77777777" w:rsidR="009D6DBB" w:rsidRDefault="009D6DBB" w:rsidP="009D6DBB">
      <w:pPr>
        <w:spacing w:line="240" w:lineRule="auto"/>
        <w:ind w:firstLine="720"/>
      </w:pPr>
    </w:p>
    <w:p w14:paraId="37098EA3" w14:textId="77777777" w:rsidR="009D6DBB" w:rsidRDefault="009D6DBB" w:rsidP="009D6DBB">
      <w:pPr>
        <w:spacing w:line="240" w:lineRule="auto"/>
      </w:pPr>
      <w:r>
        <w:t xml:space="preserve">Note: a </w:t>
      </w:r>
      <w:proofErr w:type="spellStart"/>
      <w:r>
        <w:t>Melyridae</w:t>
      </w:r>
      <w:proofErr w:type="spellEnd"/>
      <w:r>
        <w:t xml:space="preserve"> excluded</w:t>
      </w:r>
    </w:p>
    <w:p w14:paraId="04B1E59A" w14:textId="77777777" w:rsidR="009D6DBB" w:rsidRDefault="00AF4C99" w:rsidP="009D6DBB">
      <w:pPr>
        <w:spacing w:line="240" w:lineRule="auto"/>
      </w:pPr>
      <w:proofErr w:type="gramStart"/>
      <w:r>
        <w:t>b</w:t>
      </w:r>
      <w:proofErr w:type="gramEnd"/>
      <w:r w:rsidR="009B1FFB">
        <w:t xml:space="preserve"> results from </w:t>
      </w:r>
      <w:proofErr w:type="spellStart"/>
      <w:r w:rsidR="009B1FFB">
        <w:t>posthoc</w:t>
      </w:r>
      <w:proofErr w:type="spellEnd"/>
      <w:r w:rsidR="009B1FFB">
        <w:t xml:space="preserve"> in table A4</w:t>
      </w:r>
    </w:p>
    <w:p w14:paraId="37C1E504" w14:textId="77777777" w:rsidR="00B51372" w:rsidRDefault="00B51372" w:rsidP="00707480">
      <w:pPr>
        <w:spacing w:line="240" w:lineRule="auto"/>
      </w:pPr>
    </w:p>
    <w:p w14:paraId="247B9A67" w14:textId="77777777" w:rsidR="007D281C" w:rsidRDefault="007D281C" w:rsidP="00707480">
      <w:pPr>
        <w:spacing w:line="240" w:lineRule="auto"/>
      </w:pPr>
    </w:p>
    <w:p w14:paraId="34DF33FD" w14:textId="77777777" w:rsidR="007D281C" w:rsidRDefault="007D281C" w:rsidP="00707480">
      <w:pPr>
        <w:spacing w:line="240" w:lineRule="auto"/>
      </w:pPr>
    </w:p>
    <w:p w14:paraId="71DA5131" w14:textId="77777777" w:rsidR="007D281C" w:rsidRDefault="007D281C" w:rsidP="00707480">
      <w:pPr>
        <w:spacing w:line="240" w:lineRule="auto"/>
      </w:pPr>
    </w:p>
    <w:p w14:paraId="5F69AE4C" w14:textId="77777777" w:rsidR="007D281C" w:rsidRDefault="007D281C" w:rsidP="00707480">
      <w:pPr>
        <w:spacing w:line="240" w:lineRule="auto"/>
      </w:pPr>
    </w:p>
    <w:p w14:paraId="74509038" w14:textId="77777777" w:rsidR="007D281C" w:rsidRDefault="007D281C" w:rsidP="00707480">
      <w:pPr>
        <w:spacing w:line="240" w:lineRule="auto"/>
      </w:pPr>
    </w:p>
    <w:p w14:paraId="51B9A2CA" w14:textId="77777777" w:rsidR="007D281C" w:rsidRDefault="007D281C" w:rsidP="00707480">
      <w:pPr>
        <w:spacing w:line="240" w:lineRule="auto"/>
      </w:pPr>
    </w:p>
    <w:p w14:paraId="59A6EF54" w14:textId="77777777" w:rsidR="007D281C" w:rsidRDefault="007D281C" w:rsidP="00707480">
      <w:pPr>
        <w:spacing w:line="240" w:lineRule="auto"/>
        <w:rPr>
          <w:rFonts w:eastAsiaTheme="majorEastAsia" w:cstheme="majorBidi"/>
        </w:rPr>
      </w:pPr>
    </w:p>
    <w:p w14:paraId="74386272" w14:textId="77777777" w:rsidR="00A244BD" w:rsidRDefault="00A244BD" w:rsidP="00707480">
      <w:pPr>
        <w:spacing w:line="240" w:lineRule="auto"/>
      </w:pPr>
    </w:p>
    <w:p w14:paraId="3225B610" w14:textId="77777777" w:rsidR="00B51372" w:rsidRPr="00C50B1B" w:rsidRDefault="00B51372" w:rsidP="00DF55E7">
      <w:pPr>
        <w:pStyle w:val="Heading2"/>
        <w:spacing w:line="240" w:lineRule="auto"/>
        <w:jc w:val="center"/>
        <w:rPr>
          <w:b w:val="0"/>
        </w:rPr>
      </w:pPr>
      <w:bookmarkStart w:id="359" w:name="_Toc532565896"/>
      <w:r>
        <w:t>Appendix</w:t>
      </w:r>
      <w:bookmarkEnd w:id="359"/>
      <w:r w:rsidR="00DF55E7">
        <w:t>: Additional and supporting analyses</w:t>
      </w:r>
    </w:p>
    <w:p w14:paraId="6BC64705" w14:textId="77777777" w:rsidR="00B51372" w:rsidRPr="00AE61DF" w:rsidRDefault="00B51372" w:rsidP="00707480">
      <w:pPr>
        <w:keepNext/>
        <w:keepLines/>
        <w:spacing w:before="40" w:after="0" w:line="240" w:lineRule="auto"/>
        <w:outlineLvl w:val="2"/>
        <w:rPr>
          <w:rFonts w:eastAsiaTheme="majorEastAsia" w:cstheme="majorBidi"/>
        </w:rPr>
      </w:pPr>
    </w:p>
    <w:p w14:paraId="309F8866" w14:textId="77777777" w:rsidR="00E42BFF" w:rsidRDefault="00DF55E7" w:rsidP="00707480">
      <w:pPr>
        <w:spacing w:line="240" w:lineRule="auto"/>
      </w:pPr>
      <w:r>
        <w:t>Table A</w:t>
      </w:r>
      <w:r w:rsidR="00B51372">
        <w:t xml:space="preserve">1: </w:t>
      </w:r>
      <w:r w:rsidR="00E42BFF">
        <w:t>Statistical comparison of additi</w:t>
      </w:r>
      <w:r w:rsidR="002F6C7D">
        <w:t xml:space="preserve">ve, interactive and null models with no species specificity. </w:t>
      </w:r>
    </w:p>
    <w:p w14:paraId="73407503" w14:textId="77777777" w:rsidR="00B51372" w:rsidRDefault="00B51372" w:rsidP="00707480">
      <w:pPr>
        <w:spacing w:line="240" w:lineRule="auto"/>
      </w:pPr>
      <w:r>
        <w:t>Null model is flowers.pot with the random intercept, additive is flower.pot + bloomin</w:t>
      </w:r>
      <w:r w:rsidR="00DF55E7">
        <w:t>g + microsite and interaction is</w:t>
      </w:r>
      <w:r>
        <w:t xml:space="preserve"> flowers.pot + blooming * microsite. </w:t>
      </w:r>
    </w:p>
    <w:p w14:paraId="0AD5EAA1" w14:textId="77777777" w:rsidR="00B51372" w:rsidRDefault="00B51372" w:rsidP="00707480">
      <w:pPr>
        <w:pStyle w:val="HTMLPreformatted"/>
        <w:shd w:val="clear" w:color="auto" w:fill="FFFFFF"/>
        <w:wordWrap w:val="0"/>
        <w:rPr>
          <w:rStyle w:val="gnkrckgcmsb"/>
          <w:rFonts w:ascii="Lucida Console" w:hAnsi="Lucida Console"/>
          <w:color w:val="0000FF"/>
        </w:rPr>
      </w:pPr>
    </w:p>
    <w:tbl>
      <w:tblPr>
        <w:tblStyle w:val="PlainTable21"/>
        <w:tblW w:w="0" w:type="auto"/>
        <w:tblLook w:val="04A0" w:firstRow="1" w:lastRow="0" w:firstColumn="1" w:lastColumn="0" w:noHBand="0" w:noVBand="1"/>
      </w:tblPr>
      <w:tblGrid>
        <w:gridCol w:w="1890"/>
        <w:gridCol w:w="1225"/>
        <w:gridCol w:w="1568"/>
        <w:gridCol w:w="1617"/>
        <w:gridCol w:w="1525"/>
        <w:gridCol w:w="1525"/>
      </w:tblGrid>
      <w:tr w:rsidR="00B51372" w:rsidRPr="00AF4C99" w14:paraId="12F009FE" w14:textId="77777777" w:rsidTr="007074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4B96E3C0" w14:textId="77777777" w:rsidR="00B51372" w:rsidRPr="00AF4C99" w:rsidRDefault="00B51372" w:rsidP="00707480">
            <w:pPr>
              <w:pStyle w:val="HTMLPreformatted"/>
              <w:wordWrap w:val="0"/>
              <w:jc w:val="center"/>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Model</w:t>
            </w:r>
          </w:p>
        </w:tc>
        <w:tc>
          <w:tcPr>
            <w:tcW w:w="1225" w:type="dxa"/>
          </w:tcPr>
          <w:p w14:paraId="76AC1E9A" w14:textId="77777777" w:rsidR="00B51372" w:rsidRPr="00AF4C99" w:rsidRDefault="00B51372" w:rsidP="00707480">
            <w:pPr>
              <w:pStyle w:val="HTMLPreformatted"/>
              <w:wordWrap w:val="0"/>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DF</w:t>
            </w:r>
          </w:p>
        </w:tc>
        <w:tc>
          <w:tcPr>
            <w:tcW w:w="1568" w:type="dxa"/>
          </w:tcPr>
          <w:p w14:paraId="441F02B1" w14:textId="77777777" w:rsidR="00B51372" w:rsidRPr="00AF4C99" w:rsidRDefault="00B51372" w:rsidP="00707480">
            <w:pPr>
              <w:pStyle w:val="HTMLPreformatted"/>
              <w:wordWrap w:val="0"/>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AIC</w:t>
            </w:r>
          </w:p>
        </w:tc>
        <w:tc>
          <w:tcPr>
            <w:tcW w:w="1617" w:type="dxa"/>
          </w:tcPr>
          <w:p w14:paraId="74B706CE" w14:textId="77777777" w:rsidR="00B51372" w:rsidRPr="00AF4C99" w:rsidRDefault="00B51372" w:rsidP="0070748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BIC</w:t>
            </w:r>
          </w:p>
        </w:tc>
        <w:tc>
          <w:tcPr>
            <w:tcW w:w="1525" w:type="dxa"/>
          </w:tcPr>
          <w:p w14:paraId="2C8D0A1E" w14:textId="77777777" w:rsidR="00B51372" w:rsidRPr="00AF4C99" w:rsidRDefault="00B51372" w:rsidP="00707480">
            <w:pPr>
              <w:pStyle w:val="HTMLPreformatted"/>
              <w:wordWrap w:val="0"/>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b w:val="0"/>
                <w:color w:val="000000" w:themeColor="text1"/>
                <w:sz w:val="22"/>
                <w:szCs w:val="22"/>
              </w:rPr>
            </w:pPr>
            <w:proofErr w:type="spellStart"/>
            <w:r w:rsidRPr="00AF4C99">
              <w:rPr>
                <w:rStyle w:val="gnkrckgcmsb"/>
                <w:rFonts w:ascii="Times New Roman" w:hAnsi="Times New Roman" w:cs="Times New Roman"/>
                <w:b w:val="0"/>
                <w:color w:val="000000" w:themeColor="text1"/>
                <w:sz w:val="22"/>
                <w:szCs w:val="22"/>
              </w:rPr>
              <w:t>Chisq</w:t>
            </w:r>
            <w:proofErr w:type="spellEnd"/>
          </w:p>
        </w:tc>
        <w:tc>
          <w:tcPr>
            <w:tcW w:w="1525" w:type="dxa"/>
          </w:tcPr>
          <w:p w14:paraId="39C9EF59" w14:textId="77777777" w:rsidR="00B51372" w:rsidRPr="00AF4C99" w:rsidRDefault="00B51372" w:rsidP="00707480">
            <w:pPr>
              <w:pStyle w:val="HTMLPreformatted"/>
              <w:wordWrap w:val="0"/>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 xml:space="preserve">P &gt; </w:t>
            </w:r>
            <w:proofErr w:type="spellStart"/>
            <w:r w:rsidRPr="00AF4C99">
              <w:rPr>
                <w:rStyle w:val="gnkrckgcmsb"/>
                <w:rFonts w:ascii="Times New Roman" w:hAnsi="Times New Roman" w:cs="Times New Roman"/>
                <w:b w:val="0"/>
                <w:color w:val="000000" w:themeColor="text1"/>
                <w:sz w:val="22"/>
                <w:szCs w:val="22"/>
              </w:rPr>
              <w:t>Chisq</w:t>
            </w:r>
            <w:proofErr w:type="spellEnd"/>
          </w:p>
        </w:tc>
      </w:tr>
      <w:tr w:rsidR="00B51372" w:rsidRPr="00AF4C99" w14:paraId="492D7C04" w14:textId="77777777" w:rsidTr="00707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1DBC14E4" w14:textId="77777777" w:rsidR="00B51372" w:rsidRPr="00AF4C99" w:rsidRDefault="00B51372" w:rsidP="00707480">
            <w:pPr>
              <w:pStyle w:val="HTMLPreformatted"/>
              <w:wordWrap w:val="0"/>
              <w:jc w:val="center"/>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Null</w:t>
            </w:r>
          </w:p>
        </w:tc>
        <w:tc>
          <w:tcPr>
            <w:tcW w:w="1225" w:type="dxa"/>
          </w:tcPr>
          <w:p w14:paraId="537A2A78"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4</w:t>
            </w:r>
          </w:p>
        </w:tc>
        <w:tc>
          <w:tcPr>
            <w:tcW w:w="1568" w:type="dxa"/>
          </w:tcPr>
          <w:p w14:paraId="10BC2DEA"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1164.8</w:t>
            </w:r>
          </w:p>
        </w:tc>
        <w:tc>
          <w:tcPr>
            <w:tcW w:w="1617" w:type="dxa"/>
          </w:tcPr>
          <w:p w14:paraId="1E3A2833"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1178.6</w:t>
            </w:r>
          </w:p>
        </w:tc>
        <w:tc>
          <w:tcPr>
            <w:tcW w:w="1525" w:type="dxa"/>
          </w:tcPr>
          <w:p w14:paraId="3824FD3A"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p>
        </w:tc>
        <w:tc>
          <w:tcPr>
            <w:tcW w:w="1525" w:type="dxa"/>
          </w:tcPr>
          <w:p w14:paraId="7E136598"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p>
        </w:tc>
      </w:tr>
      <w:tr w:rsidR="00B51372" w:rsidRPr="00AF4C99" w14:paraId="03678DAC" w14:textId="77777777" w:rsidTr="00707480">
        <w:tc>
          <w:tcPr>
            <w:cnfStyle w:val="001000000000" w:firstRow="0" w:lastRow="0" w:firstColumn="1" w:lastColumn="0" w:oddVBand="0" w:evenVBand="0" w:oddHBand="0" w:evenHBand="0" w:firstRowFirstColumn="0" w:firstRowLastColumn="0" w:lastRowFirstColumn="0" w:lastRowLastColumn="0"/>
            <w:tcW w:w="1890" w:type="dxa"/>
          </w:tcPr>
          <w:p w14:paraId="70FB92C5" w14:textId="77777777" w:rsidR="00B51372" w:rsidRPr="00AF4C99" w:rsidRDefault="00B51372" w:rsidP="00707480">
            <w:pPr>
              <w:pStyle w:val="HTMLPreformatted"/>
              <w:wordWrap w:val="0"/>
              <w:jc w:val="center"/>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Additive</w:t>
            </w:r>
          </w:p>
        </w:tc>
        <w:tc>
          <w:tcPr>
            <w:tcW w:w="1225" w:type="dxa"/>
          </w:tcPr>
          <w:p w14:paraId="7E3A904A"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6</w:t>
            </w:r>
          </w:p>
        </w:tc>
        <w:tc>
          <w:tcPr>
            <w:tcW w:w="1568" w:type="dxa"/>
          </w:tcPr>
          <w:p w14:paraId="27BE697C"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1111.6</w:t>
            </w:r>
          </w:p>
        </w:tc>
        <w:tc>
          <w:tcPr>
            <w:tcW w:w="1617" w:type="dxa"/>
          </w:tcPr>
          <w:p w14:paraId="4EE1849A"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1132.3</w:t>
            </w:r>
          </w:p>
        </w:tc>
        <w:tc>
          <w:tcPr>
            <w:tcW w:w="1525" w:type="dxa"/>
          </w:tcPr>
          <w:p w14:paraId="3CA8D785"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57.1788</w:t>
            </w:r>
          </w:p>
        </w:tc>
        <w:tc>
          <w:tcPr>
            <w:tcW w:w="1525" w:type="dxa"/>
          </w:tcPr>
          <w:p w14:paraId="3460DF69"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&lt;0.00001</w:t>
            </w:r>
          </w:p>
        </w:tc>
      </w:tr>
      <w:tr w:rsidR="00B51372" w:rsidRPr="00AF4C99" w14:paraId="6BDD3ADD" w14:textId="77777777" w:rsidTr="00707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36B2C0BF" w14:textId="77777777" w:rsidR="00B51372" w:rsidRPr="00AF4C99" w:rsidRDefault="00B51372" w:rsidP="00707480">
            <w:pPr>
              <w:pStyle w:val="HTMLPreformatted"/>
              <w:wordWrap w:val="0"/>
              <w:jc w:val="center"/>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Interaction term</w:t>
            </w:r>
          </w:p>
        </w:tc>
        <w:tc>
          <w:tcPr>
            <w:tcW w:w="1225" w:type="dxa"/>
          </w:tcPr>
          <w:p w14:paraId="0299413F"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7</w:t>
            </w:r>
          </w:p>
        </w:tc>
        <w:tc>
          <w:tcPr>
            <w:tcW w:w="1568" w:type="dxa"/>
          </w:tcPr>
          <w:p w14:paraId="4C68C9E7"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1113.6</w:t>
            </w:r>
          </w:p>
        </w:tc>
        <w:tc>
          <w:tcPr>
            <w:tcW w:w="1617" w:type="dxa"/>
          </w:tcPr>
          <w:p w14:paraId="6B168FB7"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1137.8</w:t>
            </w:r>
          </w:p>
        </w:tc>
        <w:tc>
          <w:tcPr>
            <w:tcW w:w="1525" w:type="dxa"/>
          </w:tcPr>
          <w:p w14:paraId="5B94466E"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0.0322</w:t>
            </w:r>
          </w:p>
        </w:tc>
        <w:tc>
          <w:tcPr>
            <w:tcW w:w="1525" w:type="dxa"/>
          </w:tcPr>
          <w:p w14:paraId="625ED9FA"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0.8576</w:t>
            </w:r>
          </w:p>
        </w:tc>
      </w:tr>
    </w:tbl>
    <w:p w14:paraId="21281178" w14:textId="77777777" w:rsidR="00B51372" w:rsidRPr="00AF4C99" w:rsidRDefault="00B51372" w:rsidP="00707480">
      <w:pPr>
        <w:spacing w:line="240" w:lineRule="auto"/>
      </w:pPr>
    </w:p>
    <w:p w14:paraId="1932F2B3" w14:textId="77777777" w:rsidR="00B51372" w:rsidRDefault="00DF55E7" w:rsidP="00707480">
      <w:pPr>
        <w:spacing w:line="240" w:lineRule="auto"/>
      </w:pPr>
      <w:r>
        <w:t>Table A</w:t>
      </w:r>
      <w:r w:rsidR="00B51372">
        <w:t xml:space="preserve">2: Likelihood ratio test comparison of random intercept model, additive and interaction GLMM negative binomial models for where total plant visits are the response variable. Null model is flowers.pot with the random intercept, additive is flower.pot + blooming </w:t>
      </w:r>
      <w:r>
        <w:t>+ microsite and interaction is</w:t>
      </w:r>
      <w:r w:rsidR="00B51372">
        <w:t xml:space="preserve"> flowers.pot + blooming * microsite.</w:t>
      </w:r>
    </w:p>
    <w:tbl>
      <w:tblPr>
        <w:tblStyle w:val="PlainTable21"/>
        <w:tblW w:w="0" w:type="auto"/>
        <w:tblLook w:val="04A0" w:firstRow="1" w:lastRow="0" w:firstColumn="1" w:lastColumn="0" w:noHBand="0" w:noVBand="1"/>
      </w:tblPr>
      <w:tblGrid>
        <w:gridCol w:w="1980"/>
        <w:gridCol w:w="1135"/>
        <w:gridCol w:w="1568"/>
        <w:gridCol w:w="1617"/>
        <w:gridCol w:w="1525"/>
        <w:gridCol w:w="1525"/>
      </w:tblGrid>
      <w:tr w:rsidR="00B51372" w:rsidRPr="00AF4C99" w14:paraId="1483C7AA" w14:textId="77777777" w:rsidTr="007074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2958927" w14:textId="77777777" w:rsidR="00B51372" w:rsidRPr="00AF4C99" w:rsidRDefault="00B51372" w:rsidP="00707480">
            <w:pPr>
              <w:pStyle w:val="HTMLPreformatted"/>
              <w:wordWrap w:val="0"/>
              <w:jc w:val="center"/>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Model</w:t>
            </w:r>
          </w:p>
        </w:tc>
        <w:tc>
          <w:tcPr>
            <w:tcW w:w="1135" w:type="dxa"/>
          </w:tcPr>
          <w:p w14:paraId="4DBB8BFD" w14:textId="77777777" w:rsidR="00B51372" w:rsidRPr="00AF4C99" w:rsidRDefault="00B51372" w:rsidP="00707480">
            <w:pPr>
              <w:pStyle w:val="HTMLPreformatted"/>
              <w:wordWrap w:val="0"/>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DF</w:t>
            </w:r>
          </w:p>
        </w:tc>
        <w:tc>
          <w:tcPr>
            <w:tcW w:w="1568" w:type="dxa"/>
          </w:tcPr>
          <w:p w14:paraId="2EF63530" w14:textId="77777777" w:rsidR="00B51372" w:rsidRPr="00AF4C99" w:rsidRDefault="00B51372" w:rsidP="00707480">
            <w:pPr>
              <w:pStyle w:val="HTMLPreformatted"/>
              <w:wordWrap w:val="0"/>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AIC</w:t>
            </w:r>
          </w:p>
        </w:tc>
        <w:tc>
          <w:tcPr>
            <w:tcW w:w="1617" w:type="dxa"/>
          </w:tcPr>
          <w:p w14:paraId="366348D5" w14:textId="77777777" w:rsidR="00B51372" w:rsidRPr="00AF4C99" w:rsidRDefault="00B51372" w:rsidP="0070748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BIC</w:t>
            </w:r>
          </w:p>
        </w:tc>
        <w:tc>
          <w:tcPr>
            <w:tcW w:w="1525" w:type="dxa"/>
          </w:tcPr>
          <w:p w14:paraId="19EDD76B" w14:textId="77777777" w:rsidR="00B51372" w:rsidRPr="00AF4C99" w:rsidRDefault="00B51372" w:rsidP="00707480">
            <w:pPr>
              <w:pStyle w:val="HTMLPreformatted"/>
              <w:wordWrap w:val="0"/>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b w:val="0"/>
                <w:color w:val="000000" w:themeColor="text1"/>
                <w:sz w:val="22"/>
                <w:szCs w:val="22"/>
              </w:rPr>
            </w:pPr>
            <w:proofErr w:type="spellStart"/>
            <w:r w:rsidRPr="00AF4C99">
              <w:rPr>
                <w:rStyle w:val="gnkrckgcmsb"/>
                <w:rFonts w:ascii="Times New Roman" w:hAnsi="Times New Roman" w:cs="Times New Roman"/>
                <w:b w:val="0"/>
                <w:color w:val="000000" w:themeColor="text1"/>
                <w:sz w:val="22"/>
                <w:szCs w:val="22"/>
              </w:rPr>
              <w:t>Chisq</w:t>
            </w:r>
            <w:proofErr w:type="spellEnd"/>
          </w:p>
        </w:tc>
        <w:tc>
          <w:tcPr>
            <w:tcW w:w="1525" w:type="dxa"/>
          </w:tcPr>
          <w:p w14:paraId="546DD4A6" w14:textId="77777777" w:rsidR="00B51372" w:rsidRPr="00AF4C99" w:rsidRDefault="00B51372" w:rsidP="00707480">
            <w:pPr>
              <w:pStyle w:val="HTMLPreformatted"/>
              <w:wordWrap w:val="0"/>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 xml:space="preserve">P &gt; </w:t>
            </w:r>
            <w:proofErr w:type="spellStart"/>
            <w:r w:rsidRPr="00AF4C99">
              <w:rPr>
                <w:rStyle w:val="gnkrckgcmsb"/>
                <w:rFonts w:ascii="Times New Roman" w:hAnsi="Times New Roman" w:cs="Times New Roman"/>
                <w:b w:val="0"/>
                <w:color w:val="000000" w:themeColor="text1"/>
                <w:sz w:val="22"/>
                <w:szCs w:val="22"/>
              </w:rPr>
              <w:t>Chisq</w:t>
            </w:r>
            <w:proofErr w:type="spellEnd"/>
          </w:p>
        </w:tc>
      </w:tr>
      <w:tr w:rsidR="00B51372" w:rsidRPr="00AF4C99" w14:paraId="2185458E" w14:textId="77777777" w:rsidTr="00707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E8F72B1" w14:textId="77777777" w:rsidR="00B51372" w:rsidRPr="00AF4C99" w:rsidRDefault="00B51372" w:rsidP="00707480">
            <w:pPr>
              <w:pStyle w:val="HTMLPreformatted"/>
              <w:wordWrap w:val="0"/>
              <w:jc w:val="center"/>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Null</w:t>
            </w:r>
          </w:p>
        </w:tc>
        <w:tc>
          <w:tcPr>
            <w:tcW w:w="1135" w:type="dxa"/>
          </w:tcPr>
          <w:p w14:paraId="002FB10B"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4</w:t>
            </w:r>
          </w:p>
        </w:tc>
        <w:tc>
          <w:tcPr>
            <w:tcW w:w="1568" w:type="dxa"/>
          </w:tcPr>
          <w:p w14:paraId="40A7A413"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1066.0</w:t>
            </w:r>
          </w:p>
        </w:tc>
        <w:tc>
          <w:tcPr>
            <w:tcW w:w="1617" w:type="dxa"/>
          </w:tcPr>
          <w:p w14:paraId="7A4E45C4"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1079.8</w:t>
            </w:r>
          </w:p>
        </w:tc>
        <w:tc>
          <w:tcPr>
            <w:tcW w:w="1525" w:type="dxa"/>
          </w:tcPr>
          <w:p w14:paraId="27D768C4"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p>
        </w:tc>
        <w:tc>
          <w:tcPr>
            <w:tcW w:w="1525" w:type="dxa"/>
          </w:tcPr>
          <w:p w14:paraId="0DDAE4B9"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p>
        </w:tc>
      </w:tr>
      <w:tr w:rsidR="00B51372" w:rsidRPr="00AF4C99" w14:paraId="264F64C4" w14:textId="77777777" w:rsidTr="00707480">
        <w:tc>
          <w:tcPr>
            <w:cnfStyle w:val="001000000000" w:firstRow="0" w:lastRow="0" w:firstColumn="1" w:lastColumn="0" w:oddVBand="0" w:evenVBand="0" w:oddHBand="0" w:evenHBand="0" w:firstRowFirstColumn="0" w:firstRowLastColumn="0" w:lastRowFirstColumn="0" w:lastRowLastColumn="0"/>
            <w:tcW w:w="1980" w:type="dxa"/>
          </w:tcPr>
          <w:p w14:paraId="10CA22D8" w14:textId="77777777" w:rsidR="00B51372" w:rsidRPr="00AF4C99" w:rsidRDefault="00B51372" w:rsidP="00707480">
            <w:pPr>
              <w:pStyle w:val="HTMLPreformatted"/>
              <w:wordWrap w:val="0"/>
              <w:jc w:val="center"/>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Additive</w:t>
            </w:r>
          </w:p>
        </w:tc>
        <w:tc>
          <w:tcPr>
            <w:tcW w:w="1135" w:type="dxa"/>
          </w:tcPr>
          <w:p w14:paraId="35A76C2C"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6</w:t>
            </w:r>
          </w:p>
        </w:tc>
        <w:tc>
          <w:tcPr>
            <w:tcW w:w="1568" w:type="dxa"/>
          </w:tcPr>
          <w:p w14:paraId="72ED9432"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1000.7</w:t>
            </w:r>
          </w:p>
        </w:tc>
        <w:tc>
          <w:tcPr>
            <w:tcW w:w="1617" w:type="dxa"/>
          </w:tcPr>
          <w:p w14:paraId="1F5B358E"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1021.5</w:t>
            </w:r>
          </w:p>
        </w:tc>
        <w:tc>
          <w:tcPr>
            <w:tcW w:w="1525" w:type="dxa"/>
          </w:tcPr>
          <w:p w14:paraId="092257F0"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69.2940</w:t>
            </w:r>
          </w:p>
        </w:tc>
        <w:tc>
          <w:tcPr>
            <w:tcW w:w="1525" w:type="dxa"/>
          </w:tcPr>
          <w:p w14:paraId="05945361"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&lt;0.00001</w:t>
            </w:r>
          </w:p>
        </w:tc>
      </w:tr>
      <w:tr w:rsidR="00B51372" w:rsidRPr="00AF4C99" w14:paraId="43944957" w14:textId="77777777" w:rsidTr="00707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D97357" w14:textId="77777777" w:rsidR="00B51372" w:rsidRPr="00AF4C99" w:rsidRDefault="00B51372" w:rsidP="00707480">
            <w:pPr>
              <w:pStyle w:val="HTMLPreformatted"/>
              <w:wordWrap w:val="0"/>
              <w:jc w:val="center"/>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Interaction term</w:t>
            </w:r>
          </w:p>
        </w:tc>
        <w:tc>
          <w:tcPr>
            <w:tcW w:w="1135" w:type="dxa"/>
          </w:tcPr>
          <w:p w14:paraId="072ABD08"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7</w:t>
            </w:r>
          </w:p>
        </w:tc>
        <w:tc>
          <w:tcPr>
            <w:tcW w:w="1568" w:type="dxa"/>
          </w:tcPr>
          <w:p w14:paraId="0DA28904"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1002.7</w:t>
            </w:r>
          </w:p>
        </w:tc>
        <w:tc>
          <w:tcPr>
            <w:tcW w:w="1617" w:type="dxa"/>
          </w:tcPr>
          <w:p w14:paraId="2F6F1F44"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1026.9</w:t>
            </w:r>
          </w:p>
        </w:tc>
        <w:tc>
          <w:tcPr>
            <w:tcW w:w="1525" w:type="dxa"/>
          </w:tcPr>
          <w:p w14:paraId="550F521D"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0.0072</w:t>
            </w:r>
          </w:p>
        </w:tc>
        <w:tc>
          <w:tcPr>
            <w:tcW w:w="1525" w:type="dxa"/>
          </w:tcPr>
          <w:p w14:paraId="47CDF747"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0.9326</w:t>
            </w:r>
          </w:p>
        </w:tc>
      </w:tr>
    </w:tbl>
    <w:p w14:paraId="2ACE73AF" w14:textId="77777777" w:rsidR="00B51372" w:rsidRPr="00AF4C99" w:rsidRDefault="00B51372" w:rsidP="00707480">
      <w:pPr>
        <w:spacing w:line="240" w:lineRule="auto"/>
      </w:pPr>
    </w:p>
    <w:p w14:paraId="4D38DBB0" w14:textId="77777777" w:rsidR="00B51372" w:rsidRPr="00AF4C99" w:rsidRDefault="00DF55E7" w:rsidP="00707480">
      <w:pPr>
        <w:spacing w:line="240" w:lineRule="auto"/>
      </w:pPr>
      <w:r w:rsidRPr="00AF4C99">
        <w:t>Table A</w:t>
      </w:r>
      <w:r w:rsidR="00B51372" w:rsidRPr="00AF4C99">
        <w:t xml:space="preserve">3: Results from negative binomial generalized linear mixed models (lme4, </w:t>
      </w:r>
      <w:proofErr w:type="spellStart"/>
      <w:r w:rsidR="00B51372" w:rsidRPr="00AF4C99">
        <w:t>glmer.nb</w:t>
      </w:r>
      <w:proofErr w:type="spellEnd"/>
      <w:r w:rsidR="00B51372" w:rsidRPr="00AF4C99">
        <w:t xml:space="preserve">) testing for differences in the frequency of pollinator floral visits and foraging bouts in response to microsite (shrub and open) and blooming stage (pre-blooming and full bloom). </w:t>
      </w:r>
    </w:p>
    <w:tbl>
      <w:tblPr>
        <w:tblStyle w:val="PlainTable2"/>
        <w:tblpPr w:leftFromText="180" w:rightFromText="180" w:vertAnchor="text" w:horzAnchor="margin" w:tblpXSpec="center" w:tblpY="202"/>
        <w:tblW w:w="9905" w:type="dxa"/>
        <w:tblLook w:val="06A0" w:firstRow="1" w:lastRow="0" w:firstColumn="1" w:lastColumn="0" w:noHBand="1" w:noVBand="1"/>
      </w:tblPr>
      <w:tblGrid>
        <w:gridCol w:w="2610"/>
        <w:gridCol w:w="900"/>
        <w:gridCol w:w="1350"/>
        <w:gridCol w:w="1008"/>
        <w:gridCol w:w="1518"/>
        <w:gridCol w:w="1512"/>
        <w:gridCol w:w="1007"/>
      </w:tblGrid>
      <w:tr w:rsidR="00B51372" w:rsidRPr="00AF4C99" w14:paraId="6E8D9282" w14:textId="77777777" w:rsidTr="002F6C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1950C3FC" w14:textId="77777777" w:rsidR="00B51372" w:rsidRPr="00AF4C99" w:rsidRDefault="00B51372" w:rsidP="00707480">
            <w:pPr>
              <w:rPr>
                <w:b w:val="0"/>
              </w:rPr>
            </w:pPr>
          </w:p>
        </w:tc>
        <w:tc>
          <w:tcPr>
            <w:tcW w:w="3258" w:type="dxa"/>
            <w:gridSpan w:val="3"/>
          </w:tcPr>
          <w:p w14:paraId="4A7B543E" w14:textId="77777777" w:rsidR="00B51372" w:rsidRPr="00AF4C99" w:rsidRDefault="00B51372" w:rsidP="00707480">
            <w:pPr>
              <w:jc w:val="center"/>
              <w:cnfStyle w:val="100000000000" w:firstRow="1" w:lastRow="0" w:firstColumn="0" w:lastColumn="0" w:oddVBand="0" w:evenVBand="0" w:oddHBand="0" w:evenHBand="0" w:firstRowFirstColumn="0" w:firstRowLastColumn="0" w:lastRowFirstColumn="0" w:lastRowLastColumn="0"/>
              <w:rPr>
                <w:b w:val="0"/>
              </w:rPr>
            </w:pPr>
            <w:r w:rsidRPr="00AF4C99">
              <w:rPr>
                <w:b w:val="0"/>
              </w:rPr>
              <w:t>Total flower visits</w:t>
            </w:r>
          </w:p>
        </w:tc>
        <w:tc>
          <w:tcPr>
            <w:tcW w:w="4037" w:type="dxa"/>
            <w:gridSpan w:val="3"/>
          </w:tcPr>
          <w:p w14:paraId="785BA31D" w14:textId="77777777" w:rsidR="00B51372" w:rsidRPr="00AF4C99" w:rsidRDefault="00B51372" w:rsidP="00707480">
            <w:pPr>
              <w:jc w:val="center"/>
              <w:cnfStyle w:val="100000000000" w:firstRow="1" w:lastRow="0" w:firstColumn="0" w:lastColumn="0" w:oddVBand="0" w:evenVBand="0" w:oddHBand="0" w:evenHBand="0" w:firstRowFirstColumn="0" w:firstRowLastColumn="0" w:lastRowFirstColumn="0" w:lastRowLastColumn="0"/>
              <w:rPr>
                <w:b w:val="0"/>
              </w:rPr>
            </w:pPr>
            <w:r w:rsidRPr="00AF4C99">
              <w:rPr>
                <w:b w:val="0"/>
              </w:rPr>
              <w:t>Foraging bouts</w:t>
            </w:r>
          </w:p>
        </w:tc>
      </w:tr>
      <w:tr w:rsidR="00B51372" w:rsidRPr="00AF4C99" w14:paraId="429098F6" w14:textId="77777777" w:rsidTr="002F6C7D">
        <w:tc>
          <w:tcPr>
            <w:cnfStyle w:val="001000000000" w:firstRow="0" w:lastRow="0" w:firstColumn="1" w:lastColumn="0" w:oddVBand="0" w:evenVBand="0" w:oddHBand="0" w:evenHBand="0" w:firstRowFirstColumn="0" w:firstRowLastColumn="0" w:lastRowFirstColumn="0" w:lastRowLastColumn="0"/>
            <w:tcW w:w="2610" w:type="dxa"/>
          </w:tcPr>
          <w:p w14:paraId="483A728C" w14:textId="77777777" w:rsidR="00B51372" w:rsidRPr="00AF4C99" w:rsidRDefault="00B51372" w:rsidP="00707480">
            <w:pPr>
              <w:rPr>
                <w:b w:val="0"/>
                <w:sz w:val="20"/>
                <w:szCs w:val="20"/>
                <w:u w:val="single"/>
              </w:rPr>
            </w:pPr>
          </w:p>
        </w:tc>
        <w:tc>
          <w:tcPr>
            <w:tcW w:w="900" w:type="dxa"/>
          </w:tcPr>
          <w:p w14:paraId="05493F4D" w14:textId="77777777" w:rsidR="00B51372" w:rsidRPr="00AF4C99"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AF4C99">
              <w:rPr>
                <w:sz w:val="20"/>
                <w:szCs w:val="20"/>
              </w:rPr>
              <w:t>Coeff</w:t>
            </w:r>
            <w:proofErr w:type="spellEnd"/>
          </w:p>
        </w:tc>
        <w:tc>
          <w:tcPr>
            <w:tcW w:w="1350" w:type="dxa"/>
          </w:tcPr>
          <w:p w14:paraId="660E29AA" w14:textId="77777777" w:rsidR="00B51372" w:rsidRPr="00AF4C99"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4C99">
              <w:rPr>
                <w:sz w:val="20"/>
                <w:szCs w:val="20"/>
              </w:rPr>
              <w:t>χ</w:t>
            </w:r>
            <w:r w:rsidRPr="00AF4C99">
              <w:rPr>
                <w:sz w:val="20"/>
                <w:szCs w:val="20"/>
                <w:vertAlign w:val="superscript"/>
              </w:rPr>
              <w:t>2</w:t>
            </w:r>
          </w:p>
        </w:tc>
        <w:tc>
          <w:tcPr>
            <w:tcW w:w="1008" w:type="dxa"/>
          </w:tcPr>
          <w:p w14:paraId="48613D8B" w14:textId="77777777" w:rsidR="00B51372" w:rsidRPr="00AF4C99"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AF4C99">
              <w:rPr>
                <w:sz w:val="20"/>
                <w:szCs w:val="20"/>
              </w:rPr>
              <w:t>p</w:t>
            </w:r>
            <w:proofErr w:type="gramEnd"/>
          </w:p>
        </w:tc>
        <w:tc>
          <w:tcPr>
            <w:tcW w:w="1518" w:type="dxa"/>
          </w:tcPr>
          <w:p w14:paraId="5582CEB8" w14:textId="77777777" w:rsidR="00B51372" w:rsidRPr="00AF4C99"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AF4C99">
              <w:rPr>
                <w:sz w:val="20"/>
                <w:szCs w:val="20"/>
              </w:rPr>
              <w:t>Coeff</w:t>
            </w:r>
            <w:proofErr w:type="spellEnd"/>
          </w:p>
        </w:tc>
        <w:tc>
          <w:tcPr>
            <w:tcW w:w="1512" w:type="dxa"/>
          </w:tcPr>
          <w:p w14:paraId="16413ECA" w14:textId="77777777" w:rsidR="00B51372" w:rsidRPr="00AF4C99"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4C99">
              <w:rPr>
                <w:sz w:val="20"/>
                <w:szCs w:val="20"/>
              </w:rPr>
              <w:t>χ</w:t>
            </w:r>
            <w:r w:rsidRPr="00AF4C99">
              <w:rPr>
                <w:sz w:val="20"/>
                <w:szCs w:val="20"/>
                <w:vertAlign w:val="superscript"/>
              </w:rPr>
              <w:t>2</w:t>
            </w:r>
          </w:p>
        </w:tc>
        <w:tc>
          <w:tcPr>
            <w:tcW w:w="1007" w:type="dxa"/>
          </w:tcPr>
          <w:p w14:paraId="60128BF8" w14:textId="77777777" w:rsidR="00B51372" w:rsidRPr="00AF4C99"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AF4C99">
              <w:rPr>
                <w:sz w:val="20"/>
                <w:szCs w:val="20"/>
              </w:rPr>
              <w:t>p</w:t>
            </w:r>
            <w:proofErr w:type="gramEnd"/>
          </w:p>
        </w:tc>
      </w:tr>
      <w:tr w:rsidR="00B51372" w:rsidRPr="00AF4C99" w14:paraId="1BC34743" w14:textId="77777777" w:rsidTr="002F6C7D">
        <w:trPr>
          <w:trHeight w:val="195"/>
        </w:trPr>
        <w:tc>
          <w:tcPr>
            <w:cnfStyle w:val="001000000000" w:firstRow="0" w:lastRow="0" w:firstColumn="1" w:lastColumn="0" w:oddVBand="0" w:evenVBand="0" w:oddHBand="0" w:evenHBand="0" w:firstRowFirstColumn="0" w:firstRowLastColumn="0" w:lastRowFirstColumn="0" w:lastRowLastColumn="0"/>
            <w:tcW w:w="2610" w:type="dxa"/>
          </w:tcPr>
          <w:p w14:paraId="4048F679" w14:textId="77777777" w:rsidR="00B51372" w:rsidRPr="00AF4C99" w:rsidRDefault="00B51372" w:rsidP="00707480">
            <w:pPr>
              <w:jc w:val="center"/>
              <w:rPr>
                <w:b w:val="0"/>
                <w:sz w:val="20"/>
                <w:szCs w:val="20"/>
              </w:rPr>
            </w:pPr>
            <w:r w:rsidRPr="00AF4C99">
              <w:rPr>
                <w:b w:val="0"/>
                <w:sz w:val="20"/>
                <w:szCs w:val="20"/>
              </w:rPr>
              <w:t>Microsite (shrub)</w:t>
            </w:r>
          </w:p>
        </w:tc>
        <w:tc>
          <w:tcPr>
            <w:tcW w:w="900" w:type="dxa"/>
          </w:tcPr>
          <w:p w14:paraId="4A246961" w14:textId="77777777"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-0.3493</w:t>
            </w:r>
          </w:p>
        </w:tc>
        <w:tc>
          <w:tcPr>
            <w:tcW w:w="1350" w:type="dxa"/>
          </w:tcPr>
          <w:p w14:paraId="71EB9DE1" w14:textId="77777777"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F4C99">
              <w:rPr>
                <w:rStyle w:val="gnkrckgcgsb"/>
                <w:rFonts w:ascii="Times New Roman" w:hAnsi="Times New Roman" w:cs="Times New Roman"/>
                <w:color w:val="000000"/>
                <w:bdr w:val="none" w:sz="0" w:space="0" w:color="auto" w:frame="1"/>
              </w:rPr>
              <w:t>4.4979</w:t>
            </w:r>
          </w:p>
        </w:tc>
        <w:tc>
          <w:tcPr>
            <w:tcW w:w="1008" w:type="dxa"/>
          </w:tcPr>
          <w:p w14:paraId="7714B34D" w14:textId="77777777"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F4C99">
              <w:rPr>
                <w:rStyle w:val="gnkrckgcgsb"/>
                <w:rFonts w:ascii="Times New Roman" w:hAnsi="Times New Roman" w:cs="Times New Roman"/>
                <w:color w:val="000000"/>
                <w:bdr w:val="none" w:sz="0" w:space="0" w:color="auto" w:frame="1"/>
              </w:rPr>
              <w:t>0.03396</w:t>
            </w:r>
          </w:p>
        </w:tc>
        <w:tc>
          <w:tcPr>
            <w:tcW w:w="1518" w:type="dxa"/>
          </w:tcPr>
          <w:p w14:paraId="702F86D5" w14:textId="77777777"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AF4C99">
              <w:rPr>
                <w:rStyle w:val="gnkrckgcgsb"/>
                <w:rFonts w:ascii="Times New Roman" w:hAnsi="Times New Roman" w:cs="Times New Roman"/>
                <w:color w:val="000000"/>
                <w:bdr w:val="none" w:sz="0" w:space="0" w:color="auto" w:frame="1"/>
              </w:rPr>
              <w:t>-0.3258</w:t>
            </w:r>
          </w:p>
        </w:tc>
        <w:tc>
          <w:tcPr>
            <w:tcW w:w="1512" w:type="dxa"/>
          </w:tcPr>
          <w:p w14:paraId="6A548EF0" w14:textId="77777777"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F4C99">
              <w:rPr>
                <w:rStyle w:val="gnkrckgcgsb"/>
                <w:rFonts w:ascii="Times New Roman" w:hAnsi="Times New Roman" w:cs="Times New Roman"/>
                <w:color w:val="000000"/>
                <w:bdr w:val="none" w:sz="0" w:space="0" w:color="auto" w:frame="1"/>
              </w:rPr>
              <w:t>5.1183</w:t>
            </w:r>
          </w:p>
        </w:tc>
        <w:tc>
          <w:tcPr>
            <w:tcW w:w="1007" w:type="dxa"/>
          </w:tcPr>
          <w:p w14:paraId="48FC8D3D" w14:textId="77777777"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F4C99">
              <w:rPr>
                <w:rStyle w:val="gnkrckgcgsb"/>
                <w:rFonts w:ascii="Times New Roman" w:hAnsi="Times New Roman" w:cs="Times New Roman"/>
                <w:color w:val="000000"/>
                <w:bdr w:val="none" w:sz="0" w:space="0" w:color="auto" w:frame="1"/>
              </w:rPr>
              <w:t>0.0237</w:t>
            </w:r>
          </w:p>
        </w:tc>
      </w:tr>
      <w:tr w:rsidR="00B51372" w:rsidRPr="00AF4C99" w14:paraId="5FF7258D" w14:textId="77777777" w:rsidTr="002F6C7D">
        <w:tc>
          <w:tcPr>
            <w:cnfStyle w:val="001000000000" w:firstRow="0" w:lastRow="0" w:firstColumn="1" w:lastColumn="0" w:oddVBand="0" w:evenVBand="0" w:oddHBand="0" w:evenHBand="0" w:firstRowFirstColumn="0" w:firstRowLastColumn="0" w:lastRowFirstColumn="0" w:lastRowLastColumn="0"/>
            <w:tcW w:w="2610" w:type="dxa"/>
          </w:tcPr>
          <w:p w14:paraId="2D91909C" w14:textId="77777777" w:rsidR="00B51372" w:rsidRPr="00AF4C99" w:rsidRDefault="00B51372" w:rsidP="00707480">
            <w:pPr>
              <w:jc w:val="center"/>
              <w:rPr>
                <w:b w:val="0"/>
                <w:sz w:val="20"/>
                <w:szCs w:val="20"/>
              </w:rPr>
            </w:pPr>
            <w:r w:rsidRPr="00AF4C99">
              <w:rPr>
                <w:b w:val="0"/>
                <w:sz w:val="20"/>
                <w:szCs w:val="20"/>
              </w:rPr>
              <w:t>Blooming (bloom)</w:t>
            </w:r>
          </w:p>
        </w:tc>
        <w:tc>
          <w:tcPr>
            <w:tcW w:w="900" w:type="dxa"/>
          </w:tcPr>
          <w:p w14:paraId="44657E26" w14:textId="77777777"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-1.2473</w:t>
            </w:r>
          </w:p>
        </w:tc>
        <w:tc>
          <w:tcPr>
            <w:tcW w:w="1350" w:type="dxa"/>
          </w:tcPr>
          <w:p w14:paraId="04A54A9B" w14:textId="77777777"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F4C99">
              <w:rPr>
                <w:rStyle w:val="gnkrckgcgsb"/>
                <w:rFonts w:ascii="Times New Roman" w:hAnsi="Times New Roman" w:cs="Times New Roman"/>
                <w:color w:val="000000"/>
                <w:bdr w:val="none" w:sz="0" w:space="0" w:color="auto" w:frame="1"/>
              </w:rPr>
              <w:t>61.52</w:t>
            </w:r>
          </w:p>
        </w:tc>
        <w:tc>
          <w:tcPr>
            <w:tcW w:w="1008" w:type="dxa"/>
          </w:tcPr>
          <w:p w14:paraId="542BC4C5" w14:textId="77777777" w:rsidR="00B51372" w:rsidRPr="00AF4C99"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4C99">
              <w:rPr>
                <w:sz w:val="20"/>
                <w:szCs w:val="20"/>
              </w:rPr>
              <w:t>&lt;0.0001</w:t>
            </w:r>
          </w:p>
        </w:tc>
        <w:tc>
          <w:tcPr>
            <w:tcW w:w="1518" w:type="dxa"/>
          </w:tcPr>
          <w:p w14:paraId="2E2896B4" w14:textId="77777777"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AF4C99">
              <w:rPr>
                <w:rStyle w:val="gnkrckgcgsb"/>
                <w:rFonts w:ascii="Times New Roman" w:hAnsi="Times New Roman" w:cs="Times New Roman"/>
                <w:color w:val="000000"/>
                <w:bdr w:val="none" w:sz="0" w:space="0" w:color="auto" w:frame="1"/>
              </w:rPr>
              <w:t>-1.2513</w:t>
            </w:r>
          </w:p>
        </w:tc>
        <w:tc>
          <w:tcPr>
            <w:tcW w:w="1512" w:type="dxa"/>
          </w:tcPr>
          <w:p w14:paraId="662A48C3" w14:textId="77777777"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F4C99">
              <w:rPr>
                <w:rStyle w:val="gnkrckgcgsb"/>
                <w:rFonts w:ascii="Times New Roman" w:hAnsi="Times New Roman" w:cs="Times New Roman"/>
                <w:color w:val="000000"/>
                <w:bdr w:val="none" w:sz="0" w:space="0" w:color="auto" w:frame="1"/>
              </w:rPr>
              <w:t>76.883</w:t>
            </w:r>
          </w:p>
        </w:tc>
        <w:tc>
          <w:tcPr>
            <w:tcW w:w="1007" w:type="dxa"/>
          </w:tcPr>
          <w:p w14:paraId="7F3644B7" w14:textId="77777777" w:rsidR="00B51372" w:rsidRPr="00AF4C99"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4C99">
              <w:rPr>
                <w:sz w:val="20"/>
                <w:szCs w:val="20"/>
              </w:rPr>
              <w:t>&lt;0.0001</w:t>
            </w:r>
          </w:p>
        </w:tc>
      </w:tr>
      <w:tr w:rsidR="00B51372" w:rsidRPr="00AF4C99" w14:paraId="10182ADD" w14:textId="77777777" w:rsidTr="002F6C7D">
        <w:tc>
          <w:tcPr>
            <w:cnfStyle w:val="001000000000" w:firstRow="0" w:lastRow="0" w:firstColumn="1" w:lastColumn="0" w:oddVBand="0" w:evenVBand="0" w:oddHBand="0" w:evenHBand="0" w:firstRowFirstColumn="0" w:firstRowLastColumn="0" w:lastRowFirstColumn="0" w:lastRowLastColumn="0"/>
            <w:tcW w:w="2610" w:type="dxa"/>
          </w:tcPr>
          <w:p w14:paraId="276882D7" w14:textId="77777777" w:rsidR="00B51372" w:rsidRPr="00AF4C99" w:rsidRDefault="00B51372" w:rsidP="00707480">
            <w:pPr>
              <w:pStyle w:val="HTMLPreformatted"/>
              <w:shd w:val="clear" w:color="auto" w:fill="FFFFFF"/>
              <w:wordWrap w:val="0"/>
              <w:jc w:val="center"/>
              <w:rPr>
                <w:rFonts w:ascii="Times New Roman" w:hAnsi="Times New Roman" w:cs="Times New Roman"/>
                <w:b w:val="0"/>
                <w:color w:val="000000"/>
              </w:rPr>
            </w:pPr>
            <w:r w:rsidRPr="00AF4C99">
              <w:rPr>
                <w:rStyle w:val="gnkrckgcgsb"/>
                <w:rFonts w:ascii="Times New Roman" w:hAnsi="Times New Roman" w:cs="Times New Roman"/>
                <w:b w:val="0"/>
                <w:bdr w:val="none" w:sz="0" w:space="0" w:color="auto" w:frame="1"/>
              </w:rPr>
              <w:t>Flowers.pot</w:t>
            </w:r>
          </w:p>
        </w:tc>
        <w:tc>
          <w:tcPr>
            <w:tcW w:w="900" w:type="dxa"/>
          </w:tcPr>
          <w:p w14:paraId="6F704C2B" w14:textId="77777777"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0.0694</w:t>
            </w:r>
          </w:p>
        </w:tc>
        <w:tc>
          <w:tcPr>
            <w:tcW w:w="1350" w:type="dxa"/>
          </w:tcPr>
          <w:p w14:paraId="4226F433" w14:textId="77777777"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F4C99">
              <w:rPr>
                <w:rStyle w:val="gnkrckgcgsb"/>
                <w:rFonts w:ascii="Times New Roman" w:hAnsi="Times New Roman" w:cs="Times New Roman"/>
                <w:color w:val="000000"/>
                <w:bdr w:val="none" w:sz="0" w:space="0" w:color="auto" w:frame="1"/>
              </w:rPr>
              <w:t>6.9013</w:t>
            </w:r>
          </w:p>
        </w:tc>
        <w:tc>
          <w:tcPr>
            <w:tcW w:w="1008" w:type="dxa"/>
          </w:tcPr>
          <w:p w14:paraId="6B7315A0" w14:textId="77777777"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F4C99">
              <w:rPr>
                <w:rStyle w:val="gnkrckgcgsb"/>
                <w:rFonts w:ascii="Times New Roman" w:hAnsi="Times New Roman" w:cs="Times New Roman"/>
                <w:color w:val="000000"/>
                <w:bdr w:val="none" w:sz="0" w:space="0" w:color="auto" w:frame="1"/>
              </w:rPr>
              <w:t>0.0086</w:t>
            </w:r>
          </w:p>
        </w:tc>
        <w:tc>
          <w:tcPr>
            <w:tcW w:w="1518" w:type="dxa"/>
          </w:tcPr>
          <w:p w14:paraId="391197CE" w14:textId="77777777"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AF4C99">
              <w:rPr>
                <w:rStyle w:val="gnkrckgcgsb"/>
                <w:rFonts w:ascii="Times New Roman" w:hAnsi="Times New Roman" w:cs="Times New Roman"/>
                <w:color w:val="000000"/>
                <w:bdr w:val="none" w:sz="0" w:space="0" w:color="auto" w:frame="1"/>
              </w:rPr>
              <w:t>0.0474</w:t>
            </w:r>
          </w:p>
        </w:tc>
        <w:tc>
          <w:tcPr>
            <w:tcW w:w="1512" w:type="dxa"/>
          </w:tcPr>
          <w:p w14:paraId="72F99D43" w14:textId="77777777"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F4C99">
              <w:rPr>
                <w:rStyle w:val="gnkrckgcgsb"/>
                <w:rFonts w:ascii="Times New Roman" w:hAnsi="Times New Roman" w:cs="Times New Roman"/>
                <w:color w:val="000000"/>
                <w:bdr w:val="none" w:sz="0" w:space="0" w:color="auto" w:frame="1"/>
              </w:rPr>
              <w:t>4.1109</w:t>
            </w:r>
          </w:p>
        </w:tc>
        <w:tc>
          <w:tcPr>
            <w:tcW w:w="1007" w:type="dxa"/>
          </w:tcPr>
          <w:p w14:paraId="6D1314F7" w14:textId="77777777"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F4C99">
              <w:rPr>
                <w:rStyle w:val="gnkrckgcgsb"/>
                <w:rFonts w:ascii="Times New Roman" w:hAnsi="Times New Roman" w:cs="Times New Roman"/>
                <w:color w:val="000000"/>
                <w:bdr w:val="none" w:sz="0" w:space="0" w:color="auto" w:frame="1"/>
              </w:rPr>
              <w:t>0.0426</w:t>
            </w:r>
          </w:p>
        </w:tc>
      </w:tr>
    </w:tbl>
    <w:p w14:paraId="0A311FC1" w14:textId="77777777" w:rsidR="00B51372" w:rsidRDefault="00B51372" w:rsidP="00707480">
      <w:pPr>
        <w:pStyle w:val="HTMLPreformatted"/>
        <w:shd w:val="clear" w:color="auto" w:fill="FFFFFF"/>
        <w:suppressAutoHyphens/>
        <w:rPr>
          <w:rFonts w:ascii="Times New Roman" w:hAnsi="Times New Roman" w:cs="Times New Roman"/>
          <w:color w:val="000000"/>
          <w:sz w:val="24"/>
          <w:szCs w:val="24"/>
        </w:rPr>
      </w:pPr>
    </w:p>
    <w:p w14:paraId="199BDCD2" w14:textId="77777777" w:rsidR="00B51372" w:rsidRDefault="00B51372" w:rsidP="00707480">
      <w:pPr>
        <w:pStyle w:val="HTMLPreformatted"/>
        <w:shd w:val="clear" w:color="auto" w:fill="FFFFFF"/>
        <w:suppressAutoHyphens/>
        <w:rPr>
          <w:rFonts w:ascii="Times New Roman" w:hAnsi="Times New Roman" w:cs="Times New Roman"/>
          <w:color w:val="000000"/>
          <w:sz w:val="24"/>
          <w:szCs w:val="24"/>
        </w:rPr>
      </w:pPr>
    </w:p>
    <w:p w14:paraId="0B73367D" w14:textId="77777777" w:rsidR="00B51372" w:rsidRDefault="00B51372" w:rsidP="00707480">
      <w:pPr>
        <w:pStyle w:val="HTMLPreformatted"/>
        <w:shd w:val="clear" w:color="auto" w:fill="FFFFFF"/>
        <w:suppressAutoHyphens/>
        <w:rPr>
          <w:rFonts w:ascii="Times New Roman" w:hAnsi="Times New Roman" w:cs="Times New Roman"/>
          <w:color w:val="000000"/>
          <w:sz w:val="24"/>
          <w:szCs w:val="24"/>
        </w:rPr>
      </w:pPr>
    </w:p>
    <w:p w14:paraId="5DFE16DA" w14:textId="77777777" w:rsidR="002F6C7D" w:rsidRDefault="002F6C7D" w:rsidP="00707480">
      <w:pPr>
        <w:pStyle w:val="HTMLPreformatted"/>
        <w:shd w:val="clear" w:color="auto" w:fill="FFFFFF"/>
        <w:suppressAutoHyphens/>
        <w:rPr>
          <w:rFonts w:ascii="Times New Roman" w:hAnsi="Times New Roman" w:cs="Times New Roman"/>
          <w:color w:val="000000"/>
          <w:sz w:val="24"/>
          <w:szCs w:val="24"/>
        </w:rPr>
      </w:pPr>
    </w:p>
    <w:p w14:paraId="77BF80EF" w14:textId="77777777" w:rsidR="002F6C7D" w:rsidRDefault="002F6C7D" w:rsidP="00707480">
      <w:pPr>
        <w:pStyle w:val="HTMLPreformatted"/>
        <w:shd w:val="clear" w:color="auto" w:fill="FFFFFF"/>
        <w:suppressAutoHyphens/>
        <w:rPr>
          <w:rFonts w:ascii="Times New Roman" w:hAnsi="Times New Roman" w:cs="Times New Roman"/>
          <w:color w:val="000000"/>
          <w:sz w:val="24"/>
          <w:szCs w:val="24"/>
        </w:rPr>
      </w:pPr>
    </w:p>
    <w:p w14:paraId="08C24591" w14:textId="77777777" w:rsidR="002F6C7D" w:rsidRDefault="002F6C7D" w:rsidP="00707480">
      <w:pPr>
        <w:pStyle w:val="HTMLPreformatted"/>
        <w:shd w:val="clear" w:color="auto" w:fill="FFFFFF"/>
        <w:suppressAutoHyphens/>
        <w:rPr>
          <w:rFonts w:ascii="Times New Roman" w:hAnsi="Times New Roman" w:cs="Times New Roman"/>
          <w:color w:val="000000"/>
          <w:sz w:val="24"/>
          <w:szCs w:val="24"/>
        </w:rPr>
      </w:pPr>
    </w:p>
    <w:p w14:paraId="1FF37F27" w14:textId="77777777" w:rsidR="002F6C7D" w:rsidRDefault="002F6C7D" w:rsidP="00707480">
      <w:pPr>
        <w:pStyle w:val="HTMLPreformatted"/>
        <w:shd w:val="clear" w:color="auto" w:fill="FFFFFF"/>
        <w:suppressAutoHyphens/>
        <w:rPr>
          <w:rFonts w:ascii="Times New Roman" w:hAnsi="Times New Roman" w:cs="Times New Roman"/>
          <w:color w:val="000000"/>
          <w:sz w:val="24"/>
          <w:szCs w:val="24"/>
        </w:rPr>
      </w:pPr>
    </w:p>
    <w:p w14:paraId="5B61CCD7" w14:textId="77777777" w:rsidR="002F6C7D" w:rsidRDefault="002F6C7D" w:rsidP="00707480">
      <w:pPr>
        <w:pStyle w:val="HTMLPreformatted"/>
        <w:shd w:val="clear" w:color="auto" w:fill="FFFFFF"/>
        <w:suppressAutoHyphens/>
        <w:rPr>
          <w:rFonts w:ascii="Times New Roman" w:hAnsi="Times New Roman" w:cs="Times New Roman"/>
          <w:color w:val="000000"/>
          <w:sz w:val="24"/>
          <w:szCs w:val="24"/>
        </w:rPr>
      </w:pPr>
    </w:p>
    <w:p w14:paraId="51FC2D7F" w14:textId="77777777" w:rsidR="002F6C7D" w:rsidRDefault="002F6C7D" w:rsidP="00707480">
      <w:pPr>
        <w:pStyle w:val="HTMLPreformatted"/>
        <w:shd w:val="clear" w:color="auto" w:fill="FFFFFF"/>
        <w:suppressAutoHyphens/>
        <w:rPr>
          <w:rFonts w:ascii="Times New Roman" w:hAnsi="Times New Roman" w:cs="Times New Roman"/>
          <w:color w:val="000000"/>
          <w:sz w:val="24"/>
          <w:szCs w:val="24"/>
        </w:rPr>
      </w:pPr>
    </w:p>
    <w:p w14:paraId="526A2F5C" w14:textId="77777777" w:rsidR="002F6C7D" w:rsidRDefault="002F6C7D" w:rsidP="00707480">
      <w:pPr>
        <w:pStyle w:val="HTMLPreformatted"/>
        <w:shd w:val="clear" w:color="auto" w:fill="FFFFFF"/>
        <w:suppressAutoHyphens/>
        <w:rPr>
          <w:rFonts w:ascii="Times New Roman" w:hAnsi="Times New Roman" w:cs="Times New Roman"/>
          <w:color w:val="000000"/>
          <w:sz w:val="24"/>
          <w:szCs w:val="24"/>
        </w:rPr>
      </w:pPr>
    </w:p>
    <w:p w14:paraId="4EA7CE89" w14:textId="77777777" w:rsidR="00B51372" w:rsidRDefault="00B51372" w:rsidP="00707480">
      <w:pPr>
        <w:pStyle w:val="HTMLPreformatted"/>
        <w:shd w:val="clear" w:color="auto" w:fill="FFFFFF"/>
        <w:suppressAutoHyphens/>
        <w:rPr>
          <w:rFonts w:ascii="Times New Roman" w:hAnsi="Times New Roman" w:cs="Times New Roman"/>
          <w:color w:val="000000"/>
          <w:sz w:val="24"/>
          <w:szCs w:val="24"/>
        </w:rPr>
      </w:pPr>
    </w:p>
    <w:p w14:paraId="16AB501D" w14:textId="77777777" w:rsidR="002F6C7D" w:rsidRDefault="002F6C7D" w:rsidP="00707480">
      <w:pPr>
        <w:pStyle w:val="HTMLPreformatted"/>
        <w:shd w:val="clear" w:color="auto" w:fill="FFFFFF"/>
        <w:suppressAutoHyphens/>
        <w:rPr>
          <w:rFonts w:ascii="Times New Roman" w:hAnsi="Times New Roman" w:cs="Times New Roman"/>
          <w:color w:val="000000"/>
          <w:sz w:val="24"/>
          <w:szCs w:val="24"/>
        </w:rPr>
      </w:pPr>
    </w:p>
    <w:p w14:paraId="452D230E" w14:textId="77777777" w:rsidR="002F6C7D" w:rsidRDefault="002F6C7D" w:rsidP="00707480">
      <w:pPr>
        <w:pStyle w:val="HTMLPreformatted"/>
        <w:shd w:val="clear" w:color="auto" w:fill="FFFFFF"/>
        <w:suppressAutoHyphens/>
        <w:rPr>
          <w:rFonts w:ascii="Times New Roman" w:hAnsi="Times New Roman" w:cs="Times New Roman"/>
          <w:color w:val="000000"/>
          <w:sz w:val="24"/>
          <w:szCs w:val="24"/>
        </w:rPr>
      </w:pPr>
    </w:p>
    <w:p w14:paraId="6FA6A49A" w14:textId="77777777" w:rsidR="00B51372" w:rsidRDefault="00B51372" w:rsidP="00707480">
      <w:pPr>
        <w:pStyle w:val="HTMLPreformatted"/>
        <w:shd w:val="clear" w:color="auto" w:fill="FFFFFF"/>
        <w:suppressAutoHyphens/>
        <w:rPr>
          <w:rStyle w:val="gnkrckgcgsb"/>
          <w:rFonts w:ascii="Lucida Console" w:hAnsi="Lucida Console"/>
          <w:color w:val="000000"/>
          <w:bdr w:val="none" w:sz="0" w:space="0" w:color="auto" w:frame="1"/>
        </w:rPr>
      </w:pPr>
      <w:r>
        <w:rPr>
          <w:rFonts w:ascii="Times New Roman" w:hAnsi="Times New Roman" w:cs="Times New Roman"/>
          <w:color w:val="000000"/>
          <w:sz w:val="24"/>
          <w:szCs w:val="24"/>
        </w:rPr>
        <w:t xml:space="preserve">Table A4: Full models. </w:t>
      </w:r>
      <w:proofErr w:type="spellStart"/>
      <w:r>
        <w:rPr>
          <w:rFonts w:ascii="Times New Roman" w:hAnsi="Times New Roman" w:cs="Times New Roman"/>
          <w:color w:val="000000"/>
          <w:sz w:val="24"/>
          <w:szCs w:val="24"/>
        </w:rPr>
        <w:t>Quasipoisson</w:t>
      </w:r>
      <w:proofErr w:type="spellEnd"/>
      <w:r>
        <w:rPr>
          <w:rFonts w:ascii="Times New Roman" w:hAnsi="Times New Roman" w:cs="Times New Roman"/>
          <w:color w:val="000000"/>
          <w:sz w:val="24"/>
          <w:szCs w:val="24"/>
        </w:rPr>
        <w:t xml:space="preserve"> GLMM (</w:t>
      </w:r>
      <w:proofErr w:type="spellStart"/>
      <w:r>
        <w:rPr>
          <w:rFonts w:ascii="Times New Roman" w:hAnsi="Times New Roman" w:cs="Times New Roman"/>
          <w:color w:val="000000"/>
          <w:sz w:val="24"/>
          <w:szCs w:val="24"/>
        </w:rPr>
        <w:t>glmmPQL</w:t>
      </w:r>
      <w:proofErr w:type="spellEnd"/>
      <w:r>
        <w:rPr>
          <w:rFonts w:ascii="Times New Roman" w:hAnsi="Times New Roman" w:cs="Times New Roman"/>
          <w:color w:val="000000"/>
          <w:sz w:val="24"/>
          <w:szCs w:val="24"/>
        </w:rPr>
        <w:t>, MASS) with three-way interaction term for RTU*blooming*microsite. This output from Wald’s Type 3 test. Total flower visits and foraging bouts as response. Rep ID as random effect.</w:t>
      </w:r>
      <w:r>
        <w:rPr>
          <w:rStyle w:val="gnkrckgcgsb"/>
          <w:rFonts w:ascii="Lucida Console" w:hAnsi="Lucida Console"/>
          <w:color w:val="000000"/>
          <w:bdr w:val="none" w:sz="0" w:space="0" w:color="auto" w:frame="1"/>
        </w:rPr>
        <w:t xml:space="preserve"> </w:t>
      </w:r>
    </w:p>
    <w:p w14:paraId="6705A3F3" w14:textId="77777777" w:rsidR="00B51372" w:rsidRDefault="00B51372" w:rsidP="00707480">
      <w:pPr>
        <w:pStyle w:val="HTMLPreformatted"/>
        <w:shd w:val="clear" w:color="auto" w:fill="FFFFFF"/>
        <w:wordWrap w:val="0"/>
        <w:rPr>
          <w:rStyle w:val="gnkrckgcgsb"/>
          <w:rFonts w:ascii="Lucida Console" w:hAnsi="Lucida Console"/>
          <w:color w:val="000000"/>
          <w:bdr w:val="none" w:sz="0" w:space="0" w:color="auto" w:frame="1"/>
        </w:rPr>
      </w:pPr>
    </w:p>
    <w:p w14:paraId="5E6F92CB" w14:textId="77777777" w:rsidR="00B51372" w:rsidRPr="008E5B82" w:rsidRDefault="00B51372" w:rsidP="00707480">
      <w:pPr>
        <w:pStyle w:val="HTMLPreformatted"/>
        <w:shd w:val="clear" w:color="auto" w:fill="FFFFFF"/>
        <w:wordWrap w:val="0"/>
        <w:rPr>
          <w:rStyle w:val="gnkrckgcgsb"/>
          <w:rFonts w:ascii="Times New Roman" w:hAnsi="Times New Roman" w:cs="Times New Roman"/>
          <w:color w:val="000000"/>
          <w:sz w:val="22"/>
          <w:szCs w:val="22"/>
          <w:bdr w:val="none" w:sz="0" w:space="0" w:color="auto" w:frame="1"/>
        </w:rPr>
      </w:pPr>
    </w:p>
    <w:tbl>
      <w:tblPr>
        <w:tblStyle w:val="PlainTable21"/>
        <w:tblW w:w="0" w:type="auto"/>
        <w:tblLook w:val="06A0" w:firstRow="1" w:lastRow="0" w:firstColumn="1" w:lastColumn="0" w:noHBand="1" w:noVBand="1"/>
      </w:tblPr>
      <w:tblGrid>
        <w:gridCol w:w="2070"/>
        <w:gridCol w:w="895"/>
        <w:gridCol w:w="990"/>
        <w:gridCol w:w="1170"/>
        <w:gridCol w:w="1440"/>
        <w:gridCol w:w="1170"/>
        <w:gridCol w:w="1530"/>
      </w:tblGrid>
      <w:tr w:rsidR="00B51372" w:rsidRPr="00AF4C99" w14:paraId="052D9CAB" w14:textId="77777777" w:rsidTr="007074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95F56B3" w14:textId="77777777" w:rsidR="00B51372" w:rsidRPr="00AF4C99" w:rsidRDefault="00B51372" w:rsidP="00707480">
            <w:pPr>
              <w:pStyle w:val="HTMLPreformatted"/>
              <w:wordWrap w:val="0"/>
              <w:rPr>
                <w:rStyle w:val="gnkrckgcgsb"/>
                <w:rFonts w:ascii="Times New Roman" w:hAnsi="Times New Roman" w:cs="Times New Roman"/>
                <w:b w:val="0"/>
                <w:color w:val="000000"/>
                <w:sz w:val="22"/>
                <w:szCs w:val="22"/>
                <w:bdr w:val="none" w:sz="0" w:space="0" w:color="auto" w:frame="1"/>
              </w:rPr>
            </w:pPr>
          </w:p>
        </w:tc>
        <w:tc>
          <w:tcPr>
            <w:tcW w:w="3055" w:type="dxa"/>
            <w:gridSpan w:val="3"/>
          </w:tcPr>
          <w:p w14:paraId="598E12E0" w14:textId="77777777" w:rsidR="00B51372" w:rsidRPr="00AF4C99" w:rsidRDefault="00B51372" w:rsidP="00707480">
            <w:pPr>
              <w:pStyle w:val="HTMLPreformatted"/>
              <w:wordWrap w:val="0"/>
              <w:jc w:val="center"/>
              <w:cnfStyle w:val="100000000000" w:firstRow="1" w:lastRow="0" w:firstColumn="0" w:lastColumn="0" w:oddVBand="0" w:evenVBand="0" w:oddHBand="0" w:evenHBand="0" w:firstRowFirstColumn="0" w:firstRowLastColumn="0" w:lastRowFirstColumn="0" w:lastRowLastColumn="0"/>
              <w:rPr>
                <w:rStyle w:val="gnkrckgcgsb"/>
                <w:rFonts w:ascii="Times New Roman" w:hAnsi="Times New Roman" w:cs="Times New Roman"/>
                <w:b w:val="0"/>
                <w:color w:val="000000"/>
                <w:sz w:val="22"/>
                <w:szCs w:val="22"/>
                <w:bdr w:val="none" w:sz="0" w:space="0" w:color="auto" w:frame="1"/>
              </w:rPr>
            </w:pPr>
            <w:r w:rsidRPr="00AF4C99">
              <w:rPr>
                <w:rStyle w:val="gnkrckgcgsb"/>
                <w:rFonts w:ascii="Times New Roman" w:hAnsi="Times New Roman" w:cs="Times New Roman"/>
                <w:b w:val="0"/>
                <w:color w:val="000000"/>
                <w:sz w:val="22"/>
                <w:szCs w:val="22"/>
                <w:bdr w:val="none" w:sz="0" w:space="0" w:color="auto" w:frame="1"/>
              </w:rPr>
              <w:t>Flower visits</w:t>
            </w:r>
          </w:p>
        </w:tc>
        <w:tc>
          <w:tcPr>
            <w:tcW w:w="4140" w:type="dxa"/>
            <w:gridSpan w:val="3"/>
          </w:tcPr>
          <w:p w14:paraId="3A771356" w14:textId="77777777" w:rsidR="00B51372" w:rsidRPr="00AF4C99" w:rsidRDefault="00B51372" w:rsidP="00707480">
            <w:pPr>
              <w:pStyle w:val="HTMLPreformatted"/>
              <w:wordWrap w:val="0"/>
              <w:jc w:val="center"/>
              <w:cnfStyle w:val="100000000000" w:firstRow="1" w:lastRow="0" w:firstColumn="0" w:lastColumn="0" w:oddVBand="0" w:evenVBand="0" w:oddHBand="0" w:evenHBand="0" w:firstRowFirstColumn="0" w:firstRowLastColumn="0" w:lastRowFirstColumn="0" w:lastRowLastColumn="0"/>
              <w:rPr>
                <w:rStyle w:val="gnkrckgcgsb"/>
                <w:rFonts w:ascii="Times New Roman" w:hAnsi="Times New Roman" w:cs="Times New Roman"/>
                <w:b w:val="0"/>
                <w:color w:val="000000"/>
                <w:sz w:val="22"/>
                <w:szCs w:val="22"/>
                <w:bdr w:val="none" w:sz="0" w:space="0" w:color="auto" w:frame="1"/>
              </w:rPr>
            </w:pPr>
            <w:r w:rsidRPr="00AF4C99">
              <w:rPr>
                <w:rStyle w:val="gnkrckgcgsb"/>
                <w:rFonts w:ascii="Times New Roman" w:hAnsi="Times New Roman" w:cs="Times New Roman"/>
                <w:b w:val="0"/>
                <w:color w:val="000000"/>
                <w:sz w:val="22"/>
                <w:szCs w:val="22"/>
                <w:bdr w:val="none" w:sz="0" w:space="0" w:color="auto" w:frame="1"/>
              </w:rPr>
              <w:t>Foraging bouts</w:t>
            </w:r>
          </w:p>
        </w:tc>
      </w:tr>
      <w:tr w:rsidR="00B51372" w:rsidRPr="00AF4C99" w14:paraId="5C90CFA5" w14:textId="77777777" w:rsidTr="00707480">
        <w:tc>
          <w:tcPr>
            <w:cnfStyle w:val="001000000000" w:firstRow="0" w:lastRow="0" w:firstColumn="1" w:lastColumn="0" w:oddVBand="0" w:evenVBand="0" w:oddHBand="0" w:evenHBand="0" w:firstRowFirstColumn="0" w:firstRowLastColumn="0" w:lastRowFirstColumn="0" w:lastRowLastColumn="0"/>
            <w:tcW w:w="2070" w:type="dxa"/>
          </w:tcPr>
          <w:p w14:paraId="41DFF81B" w14:textId="77777777" w:rsidR="00B51372" w:rsidRPr="00AF4C99" w:rsidRDefault="00B51372" w:rsidP="00707480">
            <w:pPr>
              <w:pStyle w:val="HTMLPreformatted"/>
              <w:wordWrap w:val="0"/>
              <w:rPr>
                <w:rStyle w:val="gnkrckgcgsb"/>
                <w:rFonts w:ascii="Times New Roman" w:hAnsi="Times New Roman" w:cs="Times New Roman"/>
                <w:b w:val="0"/>
                <w:color w:val="000000"/>
                <w:bdr w:val="none" w:sz="0" w:space="0" w:color="auto" w:frame="1"/>
              </w:rPr>
            </w:pPr>
          </w:p>
        </w:tc>
        <w:tc>
          <w:tcPr>
            <w:tcW w:w="895" w:type="dxa"/>
          </w:tcPr>
          <w:p w14:paraId="483DEF30"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χ</w:t>
            </w:r>
            <w:r w:rsidRPr="00AF4C99">
              <w:rPr>
                <w:rFonts w:ascii="Times New Roman" w:hAnsi="Times New Roman" w:cs="Times New Roman"/>
                <w:vertAlign w:val="superscript"/>
              </w:rPr>
              <w:t>2</w:t>
            </w:r>
          </w:p>
        </w:tc>
        <w:tc>
          <w:tcPr>
            <w:tcW w:w="990" w:type="dxa"/>
          </w:tcPr>
          <w:p w14:paraId="0B0DD3F1"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roofErr w:type="spellStart"/>
            <w:r w:rsidRPr="00AF4C99">
              <w:rPr>
                <w:rStyle w:val="gnkrckgcgsb"/>
                <w:rFonts w:ascii="Times New Roman" w:hAnsi="Times New Roman" w:cs="Times New Roman"/>
                <w:color w:val="000000"/>
                <w:bdr w:val="none" w:sz="0" w:space="0" w:color="auto" w:frame="1"/>
              </w:rPr>
              <w:t>Df</w:t>
            </w:r>
            <w:proofErr w:type="spellEnd"/>
          </w:p>
        </w:tc>
        <w:tc>
          <w:tcPr>
            <w:tcW w:w="1170" w:type="dxa"/>
          </w:tcPr>
          <w:p w14:paraId="2C886D50"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roofErr w:type="gramStart"/>
            <w:r w:rsidRPr="00AF4C99">
              <w:rPr>
                <w:rStyle w:val="gnkrckgcgsb"/>
                <w:rFonts w:ascii="Times New Roman" w:hAnsi="Times New Roman" w:cs="Times New Roman"/>
                <w:color w:val="000000"/>
                <w:bdr w:val="none" w:sz="0" w:space="0" w:color="auto" w:frame="1"/>
              </w:rPr>
              <w:t>p</w:t>
            </w:r>
            <w:proofErr w:type="gramEnd"/>
          </w:p>
        </w:tc>
        <w:tc>
          <w:tcPr>
            <w:tcW w:w="1440" w:type="dxa"/>
          </w:tcPr>
          <w:p w14:paraId="08D668B6"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χ</w:t>
            </w:r>
            <w:r w:rsidRPr="00AF4C99">
              <w:rPr>
                <w:rFonts w:ascii="Times New Roman" w:hAnsi="Times New Roman" w:cs="Times New Roman"/>
                <w:vertAlign w:val="superscript"/>
              </w:rPr>
              <w:t>2</w:t>
            </w:r>
          </w:p>
        </w:tc>
        <w:tc>
          <w:tcPr>
            <w:tcW w:w="1170" w:type="dxa"/>
          </w:tcPr>
          <w:p w14:paraId="247BCF02"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roofErr w:type="spellStart"/>
            <w:r w:rsidRPr="00AF4C99">
              <w:rPr>
                <w:rStyle w:val="gnkrckgcgsb"/>
                <w:rFonts w:ascii="Times New Roman" w:hAnsi="Times New Roman" w:cs="Times New Roman"/>
                <w:color w:val="000000"/>
                <w:bdr w:val="none" w:sz="0" w:space="0" w:color="auto" w:frame="1"/>
              </w:rPr>
              <w:t>Df</w:t>
            </w:r>
            <w:proofErr w:type="spellEnd"/>
          </w:p>
        </w:tc>
        <w:tc>
          <w:tcPr>
            <w:tcW w:w="1530" w:type="dxa"/>
          </w:tcPr>
          <w:p w14:paraId="3CC13EBE"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roofErr w:type="gramStart"/>
            <w:r w:rsidRPr="00AF4C99">
              <w:rPr>
                <w:rStyle w:val="gnkrckgcgsb"/>
                <w:rFonts w:ascii="Times New Roman" w:hAnsi="Times New Roman" w:cs="Times New Roman"/>
                <w:color w:val="000000"/>
                <w:bdr w:val="none" w:sz="0" w:space="0" w:color="auto" w:frame="1"/>
              </w:rPr>
              <w:t>p</w:t>
            </w:r>
            <w:proofErr w:type="gramEnd"/>
          </w:p>
        </w:tc>
      </w:tr>
      <w:tr w:rsidR="00B51372" w:rsidRPr="00AF4C99" w14:paraId="4F503647" w14:textId="77777777" w:rsidTr="00707480">
        <w:tc>
          <w:tcPr>
            <w:cnfStyle w:val="001000000000" w:firstRow="0" w:lastRow="0" w:firstColumn="1" w:lastColumn="0" w:oddVBand="0" w:evenVBand="0" w:oddHBand="0" w:evenHBand="0" w:firstRowFirstColumn="0" w:firstRowLastColumn="0" w:lastRowFirstColumn="0" w:lastRowLastColumn="0"/>
            <w:tcW w:w="2070" w:type="dxa"/>
          </w:tcPr>
          <w:p w14:paraId="3A7AD7DD" w14:textId="77777777" w:rsidR="00B51372" w:rsidRPr="00AF4C99" w:rsidRDefault="00B51372" w:rsidP="00707480">
            <w:pPr>
              <w:pStyle w:val="HTMLPreformatted"/>
              <w:wordWrap w:val="0"/>
              <w:rPr>
                <w:rStyle w:val="gnkrckgcgsb"/>
                <w:rFonts w:ascii="Times New Roman" w:hAnsi="Times New Roman" w:cs="Times New Roman"/>
                <w:b w:val="0"/>
                <w:color w:val="000000"/>
                <w:bdr w:val="none" w:sz="0" w:space="0" w:color="auto" w:frame="1"/>
              </w:rPr>
            </w:pPr>
            <w:r w:rsidRPr="00AF4C99">
              <w:rPr>
                <w:rStyle w:val="gnkrckgcgsb"/>
                <w:rFonts w:ascii="Times New Roman" w:hAnsi="Times New Roman" w:cs="Times New Roman"/>
                <w:b w:val="0"/>
                <w:color w:val="000000"/>
                <w:bdr w:val="none" w:sz="0" w:space="0" w:color="auto" w:frame="1"/>
              </w:rPr>
              <w:t>Blooming</w:t>
            </w:r>
          </w:p>
        </w:tc>
        <w:tc>
          <w:tcPr>
            <w:tcW w:w="895" w:type="dxa"/>
          </w:tcPr>
          <w:p w14:paraId="15B81AD8"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16.3114</w:t>
            </w:r>
          </w:p>
        </w:tc>
        <w:tc>
          <w:tcPr>
            <w:tcW w:w="990" w:type="dxa"/>
          </w:tcPr>
          <w:p w14:paraId="52EA96FA"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w:t>
            </w:r>
          </w:p>
        </w:tc>
        <w:tc>
          <w:tcPr>
            <w:tcW w:w="1170" w:type="dxa"/>
          </w:tcPr>
          <w:p w14:paraId="0CAECBBE"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&lt;0.0001</w:t>
            </w:r>
          </w:p>
        </w:tc>
        <w:tc>
          <w:tcPr>
            <w:tcW w:w="1440" w:type="dxa"/>
          </w:tcPr>
          <w:p w14:paraId="28CAE01D"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11.2812</w:t>
            </w:r>
          </w:p>
        </w:tc>
        <w:tc>
          <w:tcPr>
            <w:tcW w:w="1170" w:type="dxa"/>
          </w:tcPr>
          <w:p w14:paraId="0A0472D5"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w:t>
            </w:r>
          </w:p>
        </w:tc>
        <w:tc>
          <w:tcPr>
            <w:tcW w:w="1530" w:type="dxa"/>
          </w:tcPr>
          <w:p w14:paraId="67B614FE"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0.0007829</w:t>
            </w:r>
          </w:p>
        </w:tc>
      </w:tr>
      <w:tr w:rsidR="00B51372" w:rsidRPr="00AF4C99" w14:paraId="4F497E84" w14:textId="77777777" w:rsidTr="00707480">
        <w:tc>
          <w:tcPr>
            <w:cnfStyle w:val="001000000000" w:firstRow="0" w:lastRow="0" w:firstColumn="1" w:lastColumn="0" w:oddVBand="0" w:evenVBand="0" w:oddHBand="0" w:evenHBand="0" w:firstRowFirstColumn="0" w:firstRowLastColumn="0" w:lastRowFirstColumn="0" w:lastRowLastColumn="0"/>
            <w:tcW w:w="2070" w:type="dxa"/>
          </w:tcPr>
          <w:p w14:paraId="533F321C" w14:textId="77777777" w:rsidR="00B51372" w:rsidRPr="00AF4C99" w:rsidRDefault="00B51372" w:rsidP="00707480">
            <w:pPr>
              <w:pStyle w:val="HTMLPreformatted"/>
              <w:wordWrap w:val="0"/>
              <w:rPr>
                <w:rStyle w:val="gnkrckgcgsb"/>
                <w:rFonts w:ascii="Times New Roman" w:hAnsi="Times New Roman" w:cs="Times New Roman"/>
                <w:b w:val="0"/>
                <w:color w:val="000000"/>
                <w:bdr w:val="none" w:sz="0" w:space="0" w:color="auto" w:frame="1"/>
              </w:rPr>
            </w:pPr>
            <w:r w:rsidRPr="00AF4C99">
              <w:rPr>
                <w:rStyle w:val="gnkrckgcgsb"/>
                <w:rFonts w:ascii="Times New Roman" w:hAnsi="Times New Roman" w:cs="Times New Roman"/>
                <w:b w:val="0"/>
                <w:color w:val="000000"/>
                <w:bdr w:val="none" w:sz="0" w:space="0" w:color="auto" w:frame="1"/>
              </w:rPr>
              <w:t>RTU</w:t>
            </w:r>
          </w:p>
        </w:tc>
        <w:tc>
          <w:tcPr>
            <w:tcW w:w="895" w:type="dxa"/>
          </w:tcPr>
          <w:p w14:paraId="3A7240BA"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121.683</w:t>
            </w:r>
          </w:p>
        </w:tc>
        <w:tc>
          <w:tcPr>
            <w:tcW w:w="990" w:type="dxa"/>
          </w:tcPr>
          <w:p w14:paraId="4C29F045"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w:t>
            </w:r>
          </w:p>
        </w:tc>
        <w:tc>
          <w:tcPr>
            <w:tcW w:w="1170" w:type="dxa"/>
          </w:tcPr>
          <w:p w14:paraId="7FF35297"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&lt;0.0001</w:t>
            </w:r>
          </w:p>
        </w:tc>
        <w:tc>
          <w:tcPr>
            <w:tcW w:w="1440" w:type="dxa"/>
          </w:tcPr>
          <w:p w14:paraId="34B46EA8"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131.340</w:t>
            </w:r>
          </w:p>
        </w:tc>
        <w:tc>
          <w:tcPr>
            <w:tcW w:w="1170" w:type="dxa"/>
          </w:tcPr>
          <w:p w14:paraId="0905E9FE"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w:t>
            </w:r>
          </w:p>
        </w:tc>
        <w:tc>
          <w:tcPr>
            <w:tcW w:w="1530" w:type="dxa"/>
          </w:tcPr>
          <w:p w14:paraId="42EE6946"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&lt;0.0001</w:t>
            </w:r>
          </w:p>
        </w:tc>
      </w:tr>
      <w:tr w:rsidR="00B51372" w:rsidRPr="00AF4C99" w14:paraId="35FC11C1" w14:textId="77777777" w:rsidTr="00707480">
        <w:tc>
          <w:tcPr>
            <w:cnfStyle w:val="001000000000" w:firstRow="0" w:lastRow="0" w:firstColumn="1" w:lastColumn="0" w:oddVBand="0" w:evenVBand="0" w:oddHBand="0" w:evenHBand="0" w:firstRowFirstColumn="0" w:firstRowLastColumn="0" w:lastRowFirstColumn="0" w:lastRowLastColumn="0"/>
            <w:tcW w:w="2070" w:type="dxa"/>
          </w:tcPr>
          <w:p w14:paraId="518770DC" w14:textId="77777777" w:rsidR="00B51372" w:rsidRPr="00AF4C99" w:rsidRDefault="00B51372" w:rsidP="00707480">
            <w:pPr>
              <w:pStyle w:val="HTMLPreformatted"/>
              <w:wordWrap w:val="0"/>
              <w:rPr>
                <w:rStyle w:val="gnkrckgcgsb"/>
                <w:rFonts w:ascii="Times New Roman" w:hAnsi="Times New Roman" w:cs="Times New Roman"/>
                <w:b w:val="0"/>
                <w:color w:val="000000"/>
                <w:bdr w:val="none" w:sz="0" w:space="0" w:color="auto" w:frame="1"/>
              </w:rPr>
            </w:pPr>
            <w:r w:rsidRPr="00AF4C99">
              <w:rPr>
                <w:rStyle w:val="gnkrckgcgsb"/>
                <w:rFonts w:ascii="Times New Roman" w:hAnsi="Times New Roman" w:cs="Times New Roman"/>
                <w:b w:val="0"/>
                <w:color w:val="000000"/>
                <w:bdr w:val="none" w:sz="0" w:space="0" w:color="auto" w:frame="1"/>
              </w:rPr>
              <w:t>Microsite</w:t>
            </w:r>
          </w:p>
        </w:tc>
        <w:tc>
          <w:tcPr>
            <w:tcW w:w="895" w:type="dxa"/>
          </w:tcPr>
          <w:p w14:paraId="540178C5"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6.7008</w:t>
            </w:r>
          </w:p>
        </w:tc>
        <w:tc>
          <w:tcPr>
            <w:tcW w:w="990" w:type="dxa"/>
          </w:tcPr>
          <w:p w14:paraId="5782F708"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w:t>
            </w:r>
          </w:p>
        </w:tc>
        <w:tc>
          <w:tcPr>
            <w:tcW w:w="1170" w:type="dxa"/>
          </w:tcPr>
          <w:p w14:paraId="564BC319"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0.009637</w:t>
            </w:r>
          </w:p>
        </w:tc>
        <w:tc>
          <w:tcPr>
            <w:tcW w:w="1440" w:type="dxa"/>
          </w:tcPr>
          <w:p w14:paraId="33888414"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3.6569</w:t>
            </w:r>
          </w:p>
        </w:tc>
        <w:tc>
          <w:tcPr>
            <w:tcW w:w="1170" w:type="dxa"/>
          </w:tcPr>
          <w:p w14:paraId="173FBF9F"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w:t>
            </w:r>
          </w:p>
        </w:tc>
        <w:tc>
          <w:tcPr>
            <w:tcW w:w="1530" w:type="dxa"/>
          </w:tcPr>
          <w:p w14:paraId="03A6EDC3"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0.0558390</w:t>
            </w:r>
          </w:p>
        </w:tc>
      </w:tr>
      <w:tr w:rsidR="00B51372" w:rsidRPr="00AF4C99" w14:paraId="7A6C76CD" w14:textId="77777777" w:rsidTr="00707480">
        <w:tc>
          <w:tcPr>
            <w:cnfStyle w:val="001000000000" w:firstRow="0" w:lastRow="0" w:firstColumn="1" w:lastColumn="0" w:oddVBand="0" w:evenVBand="0" w:oddHBand="0" w:evenHBand="0" w:firstRowFirstColumn="0" w:firstRowLastColumn="0" w:lastRowFirstColumn="0" w:lastRowLastColumn="0"/>
            <w:tcW w:w="2070" w:type="dxa"/>
          </w:tcPr>
          <w:p w14:paraId="2241F0A2" w14:textId="77777777" w:rsidR="00B51372" w:rsidRPr="00AF4C99" w:rsidRDefault="00B51372" w:rsidP="00707480">
            <w:pPr>
              <w:pStyle w:val="HTMLPreformatted"/>
              <w:wordWrap w:val="0"/>
              <w:rPr>
                <w:rStyle w:val="gnkrckgcgsb"/>
                <w:rFonts w:ascii="Times New Roman" w:hAnsi="Times New Roman" w:cs="Times New Roman"/>
                <w:b w:val="0"/>
                <w:color w:val="000000"/>
                <w:bdr w:val="none" w:sz="0" w:space="0" w:color="auto" w:frame="1"/>
              </w:rPr>
            </w:pPr>
            <w:r w:rsidRPr="00AF4C99">
              <w:rPr>
                <w:rStyle w:val="gnkrckgcgsb"/>
                <w:rFonts w:ascii="Times New Roman" w:hAnsi="Times New Roman" w:cs="Times New Roman"/>
                <w:b w:val="0"/>
                <w:color w:val="000000"/>
                <w:bdr w:val="none" w:sz="0" w:space="0" w:color="auto" w:frame="1"/>
              </w:rPr>
              <w:t>Flowers.pot</w:t>
            </w:r>
          </w:p>
        </w:tc>
        <w:tc>
          <w:tcPr>
            <w:tcW w:w="895" w:type="dxa"/>
          </w:tcPr>
          <w:p w14:paraId="56B93052"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9.4194</w:t>
            </w:r>
          </w:p>
        </w:tc>
        <w:tc>
          <w:tcPr>
            <w:tcW w:w="990" w:type="dxa"/>
          </w:tcPr>
          <w:p w14:paraId="197F9FD8"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w:t>
            </w:r>
          </w:p>
        </w:tc>
        <w:tc>
          <w:tcPr>
            <w:tcW w:w="1170" w:type="dxa"/>
          </w:tcPr>
          <w:p w14:paraId="5023E414"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0.002147</w:t>
            </w:r>
          </w:p>
        </w:tc>
        <w:tc>
          <w:tcPr>
            <w:tcW w:w="1440" w:type="dxa"/>
          </w:tcPr>
          <w:p w14:paraId="0BF1BF77"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4.5640</w:t>
            </w:r>
          </w:p>
        </w:tc>
        <w:tc>
          <w:tcPr>
            <w:tcW w:w="1170" w:type="dxa"/>
          </w:tcPr>
          <w:p w14:paraId="544AF6CB"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w:t>
            </w:r>
          </w:p>
        </w:tc>
        <w:tc>
          <w:tcPr>
            <w:tcW w:w="1530" w:type="dxa"/>
          </w:tcPr>
          <w:p w14:paraId="5AEABD49"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0.0326507</w:t>
            </w:r>
          </w:p>
        </w:tc>
      </w:tr>
      <w:tr w:rsidR="00B51372" w:rsidRPr="00AF4C99" w14:paraId="108E8C31" w14:textId="77777777" w:rsidTr="00707480">
        <w:tc>
          <w:tcPr>
            <w:cnfStyle w:val="001000000000" w:firstRow="0" w:lastRow="0" w:firstColumn="1" w:lastColumn="0" w:oddVBand="0" w:evenVBand="0" w:oddHBand="0" w:evenHBand="0" w:firstRowFirstColumn="0" w:firstRowLastColumn="0" w:lastRowFirstColumn="0" w:lastRowLastColumn="0"/>
            <w:tcW w:w="2070" w:type="dxa"/>
          </w:tcPr>
          <w:p w14:paraId="2E169C25" w14:textId="77777777" w:rsidR="00B51372" w:rsidRPr="00AF4C99" w:rsidRDefault="00B51372" w:rsidP="00707480">
            <w:pPr>
              <w:pStyle w:val="HTMLPreformatted"/>
              <w:wordWrap w:val="0"/>
              <w:rPr>
                <w:rStyle w:val="gnkrckgcgsb"/>
                <w:rFonts w:ascii="Times New Roman" w:hAnsi="Times New Roman" w:cs="Times New Roman"/>
                <w:b w:val="0"/>
                <w:color w:val="000000"/>
                <w:bdr w:val="none" w:sz="0" w:space="0" w:color="auto" w:frame="1"/>
              </w:rPr>
            </w:pPr>
            <w:proofErr w:type="spellStart"/>
            <w:r w:rsidRPr="00AF4C99">
              <w:rPr>
                <w:rStyle w:val="gnkrckgcgsb"/>
                <w:rFonts w:ascii="Times New Roman" w:hAnsi="Times New Roman" w:cs="Times New Roman"/>
                <w:b w:val="0"/>
                <w:color w:val="000000"/>
                <w:bdr w:val="none" w:sz="0" w:space="0" w:color="auto" w:frame="1"/>
              </w:rPr>
              <w:t>Blooming</w:t>
            </w:r>
            <w:proofErr w:type="gramStart"/>
            <w:r w:rsidRPr="00AF4C99">
              <w:rPr>
                <w:rStyle w:val="gnkrckgcgsb"/>
                <w:rFonts w:ascii="Times New Roman" w:hAnsi="Times New Roman" w:cs="Times New Roman"/>
                <w:b w:val="0"/>
                <w:color w:val="000000"/>
                <w:bdr w:val="none" w:sz="0" w:space="0" w:color="auto" w:frame="1"/>
              </w:rPr>
              <w:t>:RTU</w:t>
            </w:r>
            <w:proofErr w:type="spellEnd"/>
            <w:proofErr w:type="gramEnd"/>
          </w:p>
        </w:tc>
        <w:tc>
          <w:tcPr>
            <w:tcW w:w="895" w:type="dxa"/>
          </w:tcPr>
          <w:p w14:paraId="34711314"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56.9111</w:t>
            </w:r>
          </w:p>
        </w:tc>
        <w:tc>
          <w:tcPr>
            <w:tcW w:w="990" w:type="dxa"/>
          </w:tcPr>
          <w:p w14:paraId="70F5C5B9"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w:t>
            </w:r>
          </w:p>
        </w:tc>
        <w:tc>
          <w:tcPr>
            <w:tcW w:w="1170" w:type="dxa"/>
          </w:tcPr>
          <w:p w14:paraId="1FAF33C9"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&lt;0.0001</w:t>
            </w:r>
          </w:p>
        </w:tc>
        <w:tc>
          <w:tcPr>
            <w:tcW w:w="1440" w:type="dxa"/>
          </w:tcPr>
          <w:p w14:paraId="1F6256F3"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53.0033</w:t>
            </w:r>
          </w:p>
        </w:tc>
        <w:tc>
          <w:tcPr>
            <w:tcW w:w="1170" w:type="dxa"/>
          </w:tcPr>
          <w:p w14:paraId="1AAE7335"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w:t>
            </w:r>
          </w:p>
        </w:tc>
        <w:tc>
          <w:tcPr>
            <w:tcW w:w="1530" w:type="dxa"/>
          </w:tcPr>
          <w:p w14:paraId="3186844F"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&lt;0.0001</w:t>
            </w:r>
          </w:p>
        </w:tc>
      </w:tr>
      <w:tr w:rsidR="00B51372" w:rsidRPr="00AF4C99" w14:paraId="35379353" w14:textId="77777777" w:rsidTr="00707480">
        <w:tc>
          <w:tcPr>
            <w:cnfStyle w:val="001000000000" w:firstRow="0" w:lastRow="0" w:firstColumn="1" w:lastColumn="0" w:oddVBand="0" w:evenVBand="0" w:oddHBand="0" w:evenHBand="0" w:firstRowFirstColumn="0" w:firstRowLastColumn="0" w:lastRowFirstColumn="0" w:lastRowLastColumn="0"/>
            <w:tcW w:w="2070" w:type="dxa"/>
          </w:tcPr>
          <w:p w14:paraId="47A4DDD6" w14:textId="77777777" w:rsidR="00B51372" w:rsidRPr="00AF4C99" w:rsidRDefault="00B51372" w:rsidP="00707480">
            <w:pPr>
              <w:pStyle w:val="HTMLPreformatted"/>
              <w:wordWrap w:val="0"/>
              <w:rPr>
                <w:rStyle w:val="gnkrckgcgsb"/>
                <w:rFonts w:ascii="Times New Roman" w:hAnsi="Times New Roman" w:cs="Times New Roman"/>
                <w:b w:val="0"/>
                <w:color w:val="000000"/>
                <w:bdr w:val="none" w:sz="0" w:space="0" w:color="auto" w:frame="1"/>
              </w:rPr>
            </w:pPr>
            <w:proofErr w:type="spellStart"/>
            <w:r w:rsidRPr="00AF4C99">
              <w:rPr>
                <w:rStyle w:val="gnkrckgcgsb"/>
                <w:rFonts w:ascii="Times New Roman" w:hAnsi="Times New Roman" w:cs="Times New Roman"/>
                <w:b w:val="0"/>
                <w:color w:val="000000"/>
                <w:bdr w:val="none" w:sz="0" w:space="0" w:color="auto" w:frame="1"/>
              </w:rPr>
              <w:t>Blooming</w:t>
            </w:r>
            <w:proofErr w:type="gramStart"/>
            <w:r w:rsidRPr="00AF4C99">
              <w:rPr>
                <w:rStyle w:val="gnkrckgcgsb"/>
                <w:rFonts w:ascii="Times New Roman" w:hAnsi="Times New Roman" w:cs="Times New Roman"/>
                <w:b w:val="0"/>
                <w:color w:val="000000"/>
                <w:bdr w:val="none" w:sz="0" w:space="0" w:color="auto" w:frame="1"/>
              </w:rPr>
              <w:t>:microsite</w:t>
            </w:r>
            <w:proofErr w:type="spellEnd"/>
            <w:proofErr w:type="gramEnd"/>
          </w:p>
        </w:tc>
        <w:tc>
          <w:tcPr>
            <w:tcW w:w="895" w:type="dxa"/>
          </w:tcPr>
          <w:p w14:paraId="1ADF30C3"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3.6394</w:t>
            </w:r>
          </w:p>
        </w:tc>
        <w:tc>
          <w:tcPr>
            <w:tcW w:w="990" w:type="dxa"/>
          </w:tcPr>
          <w:p w14:paraId="7F5E7065"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w:t>
            </w:r>
          </w:p>
        </w:tc>
        <w:tc>
          <w:tcPr>
            <w:tcW w:w="1170" w:type="dxa"/>
          </w:tcPr>
          <w:p w14:paraId="650ABE70"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0.056426</w:t>
            </w:r>
          </w:p>
        </w:tc>
        <w:tc>
          <w:tcPr>
            <w:tcW w:w="1440" w:type="dxa"/>
          </w:tcPr>
          <w:p w14:paraId="6838B051"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2.3436</w:t>
            </w:r>
          </w:p>
        </w:tc>
        <w:tc>
          <w:tcPr>
            <w:tcW w:w="1170" w:type="dxa"/>
          </w:tcPr>
          <w:p w14:paraId="61D10743"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w:t>
            </w:r>
          </w:p>
        </w:tc>
        <w:tc>
          <w:tcPr>
            <w:tcW w:w="1530" w:type="dxa"/>
          </w:tcPr>
          <w:p w14:paraId="2B108E80"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0.1258002</w:t>
            </w:r>
          </w:p>
        </w:tc>
      </w:tr>
      <w:tr w:rsidR="00B51372" w:rsidRPr="00AF4C99" w14:paraId="6B85CCEE" w14:textId="77777777" w:rsidTr="00707480">
        <w:tc>
          <w:tcPr>
            <w:cnfStyle w:val="001000000000" w:firstRow="0" w:lastRow="0" w:firstColumn="1" w:lastColumn="0" w:oddVBand="0" w:evenVBand="0" w:oddHBand="0" w:evenHBand="0" w:firstRowFirstColumn="0" w:firstRowLastColumn="0" w:lastRowFirstColumn="0" w:lastRowLastColumn="0"/>
            <w:tcW w:w="2070" w:type="dxa"/>
          </w:tcPr>
          <w:p w14:paraId="301BB44A" w14:textId="77777777" w:rsidR="00B51372" w:rsidRPr="00AF4C99" w:rsidRDefault="00B51372" w:rsidP="00707480">
            <w:pPr>
              <w:pStyle w:val="HTMLPreformatted"/>
              <w:wordWrap w:val="0"/>
              <w:rPr>
                <w:rStyle w:val="gnkrckgcgsb"/>
                <w:rFonts w:ascii="Times New Roman" w:hAnsi="Times New Roman" w:cs="Times New Roman"/>
                <w:b w:val="0"/>
                <w:color w:val="000000"/>
                <w:bdr w:val="none" w:sz="0" w:space="0" w:color="auto" w:frame="1"/>
              </w:rPr>
            </w:pPr>
            <w:proofErr w:type="spellStart"/>
            <w:r w:rsidRPr="00AF4C99">
              <w:rPr>
                <w:rStyle w:val="gnkrckgcgsb"/>
                <w:rFonts w:ascii="Times New Roman" w:hAnsi="Times New Roman" w:cs="Times New Roman"/>
                <w:b w:val="0"/>
                <w:color w:val="000000"/>
                <w:bdr w:val="none" w:sz="0" w:space="0" w:color="auto" w:frame="1"/>
              </w:rPr>
              <w:t>Rtu</w:t>
            </w:r>
            <w:proofErr w:type="gramStart"/>
            <w:r w:rsidRPr="00AF4C99">
              <w:rPr>
                <w:rStyle w:val="gnkrckgcgsb"/>
                <w:rFonts w:ascii="Times New Roman" w:hAnsi="Times New Roman" w:cs="Times New Roman"/>
                <w:b w:val="0"/>
                <w:color w:val="000000"/>
                <w:bdr w:val="none" w:sz="0" w:space="0" w:color="auto" w:frame="1"/>
              </w:rPr>
              <w:t>:microsite</w:t>
            </w:r>
            <w:proofErr w:type="spellEnd"/>
            <w:proofErr w:type="gramEnd"/>
          </w:p>
        </w:tc>
        <w:tc>
          <w:tcPr>
            <w:tcW w:w="895" w:type="dxa"/>
          </w:tcPr>
          <w:p w14:paraId="31E04C42"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5.4996</w:t>
            </w:r>
          </w:p>
        </w:tc>
        <w:tc>
          <w:tcPr>
            <w:tcW w:w="990" w:type="dxa"/>
          </w:tcPr>
          <w:p w14:paraId="04DA3D7F"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w:t>
            </w:r>
          </w:p>
        </w:tc>
        <w:tc>
          <w:tcPr>
            <w:tcW w:w="1170" w:type="dxa"/>
          </w:tcPr>
          <w:p w14:paraId="4375E97C"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0.357984</w:t>
            </w:r>
          </w:p>
        </w:tc>
        <w:tc>
          <w:tcPr>
            <w:tcW w:w="1440" w:type="dxa"/>
          </w:tcPr>
          <w:p w14:paraId="1D8B044E"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3.8289</w:t>
            </w:r>
          </w:p>
        </w:tc>
        <w:tc>
          <w:tcPr>
            <w:tcW w:w="1170" w:type="dxa"/>
          </w:tcPr>
          <w:p w14:paraId="7930D809"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w:t>
            </w:r>
          </w:p>
        </w:tc>
        <w:tc>
          <w:tcPr>
            <w:tcW w:w="1530" w:type="dxa"/>
          </w:tcPr>
          <w:p w14:paraId="61DCB7D8"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color w:val="000000"/>
              </w:rPr>
              <w:t xml:space="preserve">0.5743031    </w:t>
            </w:r>
          </w:p>
        </w:tc>
      </w:tr>
      <w:tr w:rsidR="00B51372" w:rsidRPr="00AF4C99" w14:paraId="3F25F4D7" w14:textId="77777777" w:rsidTr="00707480">
        <w:tc>
          <w:tcPr>
            <w:cnfStyle w:val="001000000000" w:firstRow="0" w:lastRow="0" w:firstColumn="1" w:lastColumn="0" w:oddVBand="0" w:evenVBand="0" w:oddHBand="0" w:evenHBand="0" w:firstRowFirstColumn="0" w:firstRowLastColumn="0" w:lastRowFirstColumn="0" w:lastRowLastColumn="0"/>
            <w:tcW w:w="2070" w:type="dxa"/>
          </w:tcPr>
          <w:p w14:paraId="0713C325" w14:textId="77777777" w:rsidR="00B51372" w:rsidRPr="00AF4C99" w:rsidRDefault="00B51372" w:rsidP="00707480">
            <w:pPr>
              <w:pStyle w:val="HTMLPreformatted"/>
              <w:wordWrap w:val="0"/>
              <w:rPr>
                <w:rStyle w:val="gnkrckgcgsb"/>
                <w:rFonts w:ascii="Times New Roman" w:hAnsi="Times New Roman" w:cs="Times New Roman"/>
                <w:b w:val="0"/>
                <w:color w:val="000000"/>
                <w:bdr w:val="none" w:sz="0" w:space="0" w:color="auto" w:frame="1"/>
              </w:rPr>
            </w:pPr>
            <w:proofErr w:type="spellStart"/>
            <w:r w:rsidRPr="00AF4C99">
              <w:rPr>
                <w:rStyle w:val="gnkrckgcgsb"/>
                <w:rFonts w:ascii="Times New Roman" w:hAnsi="Times New Roman" w:cs="Times New Roman"/>
                <w:b w:val="0"/>
                <w:color w:val="000000"/>
                <w:bdr w:val="none" w:sz="0" w:space="0" w:color="auto" w:frame="1"/>
              </w:rPr>
              <w:t>Blooming</w:t>
            </w:r>
            <w:proofErr w:type="gramStart"/>
            <w:r w:rsidRPr="00AF4C99">
              <w:rPr>
                <w:rStyle w:val="gnkrckgcgsb"/>
                <w:rFonts w:ascii="Times New Roman" w:hAnsi="Times New Roman" w:cs="Times New Roman"/>
                <w:b w:val="0"/>
                <w:color w:val="000000"/>
                <w:bdr w:val="none" w:sz="0" w:space="0" w:color="auto" w:frame="1"/>
              </w:rPr>
              <w:t>:RTU</w:t>
            </w:r>
            <w:proofErr w:type="spellEnd"/>
            <w:proofErr w:type="gramEnd"/>
            <w:r w:rsidRPr="00AF4C99">
              <w:rPr>
                <w:rStyle w:val="gnkrckgcgsb"/>
                <w:rFonts w:ascii="Times New Roman" w:hAnsi="Times New Roman" w:cs="Times New Roman"/>
                <w:b w:val="0"/>
                <w:color w:val="000000"/>
                <w:bdr w:val="none" w:sz="0" w:space="0" w:color="auto" w:frame="1"/>
              </w:rPr>
              <w:t>:</w:t>
            </w:r>
          </w:p>
          <w:p w14:paraId="1C321F83" w14:textId="77777777" w:rsidR="00B51372" w:rsidRPr="00AF4C99" w:rsidRDefault="00B51372" w:rsidP="00707480">
            <w:pPr>
              <w:pStyle w:val="HTMLPreformatted"/>
              <w:wordWrap w:val="0"/>
              <w:rPr>
                <w:rStyle w:val="gnkrckgcgsb"/>
                <w:rFonts w:ascii="Times New Roman" w:hAnsi="Times New Roman" w:cs="Times New Roman"/>
                <w:b w:val="0"/>
                <w:color w:val="000000"/>
                <w:bdr w:val="none" w:sz="0" w:space="0" w:color="auto" w:frame="1"/>
              </w:rPr>
            </w:pPr>
            <w:proofErr w:type="gramStart"/>
            <w:r w:rsidRPr="00AF4C99">
              <w:rPr>
                <w:rStyle w:val="gnkrckgcgsb"/>
                <w:rFonts w:ascii="Times New Roman" w:hAnsi="Times New Roman" w:cs="Times New Roman"/>
                <w:b w:val="0"/>
                <w:color w:val="000000"/>
                <w:bdr w:val="none" w:sz="0" w:space="0" w:color="auto" w:frame="1"/>
              </w:rPr>
              <w:t>microsite</w:t>
            </w:r>
            <w:proofErr w:type="gramEnd"/>
          </w:p>
        </w:tc>
        <w:tc>
          <w:tcPr>
            <w:tcW w:w="895" w:type="dxa"/>
          </w:tcPr>
          <w:p w14:paraId="49EF997D"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7.5190</w:t>
            </w:r>
          </w:p>
        </w:tc>
        <w:tc>
          <w:tcPr>
            <w:tcW w:w="990" w:type="dxa"/>
          </w:tcPr>
          <w:p w14:paraId="07E03365"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w:t>
            </w:r>
          </w:p>
        </w:tc>
        <w:tc>
          <w:tcPr>
            <w:tcW w:w="1170" w:type="dxa"/>
          </w:tcPr>
          <w:p w14:paraId="3F205B25"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0.184812</w:t>
            </w:r>
          </w:p>
        </w:tc>
        <w:tc>
          <w:tcPr>
            <w:tcW w:w="1440" w:type="dxa"/>
          </w:tcPr>
          <w:p w14:paraId="57556FC9"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4.1995</w:t>
            </w:r>
          </w:p>
        </w:tc>
        <w:tc>
          <w:tcPr>
            <w:tcW w:w="1170" w:type="dxa"/>
          </w:tcPr>
          <w:p w14:paraId="03AE4797"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w:t>
            </w:r>
          </w:p>
        </w:tc>
        <w:tc>
          <w:tcPr>
            <w:tcW w:w="1530" w:type="dxa"/>
          </w:tcPr>
          <w:p w14:paraId="4FFD2FF7"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0.5210663</w:t>
            </w:r>
          </w:p>
        </w:tc>
      </w:tr>
    </w:tbl>
    <w:p w14:paraId="2E2EBB57" w14:textId="77777777" w:rsidR="00B51372" w:rsidRPr="00AF4C99" w:rsidRDefault="00B51372" w:rsidP="00707480">
      <w:pPr>
        <w:pStyle w:val="HTMLPreformatted"/>
        <w:shd w:val="clear" w:color="auto" w:fill="FFFFFF"/>
        <w:wordWrap w:val="0"/>
        <w:rPr>
          <w:rStyle w:val="gnkrckgcgsb"/>
          <w:rFonts w:ascii="Times New Roman" w:hAnsi="Times New Roman" w:cs="Times New Roman"/>
          <w:color w:val="000000"/>
          <w:bdr w:val="none" w:sz="0" w:space="0" w:color="auto" w:frame="1"/>
        </w:rPr>
      </w:pPr>
    </w:p>
    <w:p w14:paraId="51D5CD46" w14:textId="77777777" w:rsidR="00806257" w:rsidRDefault="000F7824" w:rsidP="00806257">
      <w:pPr>
        <w:spacing w:line="240" w:lineRule="auto"/>
      </w:pPr>
      <w:r w:rsidRPr="00AF4C99">
        <w:t>Table A5</w:t>
      </w:r>
      <w:r w:rsidR="00806257" w:rsidRPr="00AF4C99">
        <w:t>: Results from GLMM (</w:t>
      </w:r>
      <w:proofErr w:type="spellStart"/>
      <w:r w:rsidR="00806257" w:rsidRPr="00AF4C99">
        <w:t>glmmTMB</w:t>
      </w:r>
      <w:proofErr w:type="spellEnd"/>
      <w:r w:rsidR="00806257" w:rsidRPr="00AF4C99">
        <w:t xml:space="preserve">) testing for the influence of </w:t>
      </w:r>
      <w:proofErr w:type="spellStart"/>
      <w:r w:rsidR="00806257" w:rsidRPr="00AF4C99">
        <w:t>heterospecific</w:t>
      </w:r>
      <w:proofErr w:type="spellEnd"/>
      <w:r w:rsidR="00806257">
        <w:t xml:space="preserve"> annual floral density and shrub blooming density on the frequency of pollinator floral visits and foraging bouts. </w:t>
      </w:r>
    </w:p>
    <w:tbl>
      <w:tblPr>
        <w:tblStyle w:val="PlainTable2"/>
        <w:tblpPr w:leftFromText="180" w:rightFromText="180" w:vertAnchor="text" w:horzAnchor="margin" w:tblpXSpec="center" w:tblpY="202"/>
        <w:tblW w:w="9175" w:type="dxa"/>
        <w:tblLook w:val="06A0" w:firstRow="1" w:lastRow="0" w:firstColumn="1" w:lastColumn="0" w:noHBand="1" w:noVBand="1"/>
      </w:tblPr>
      <w:tblGrid>
        <w:gridCol w:w="2425"/>
        <w:gridCol w:w="1265"/>
        <w:gridCol w:w="900"/>
        <w:gridCol w:w="1255"/>
        <w:gridCol w:w="990"/>
        <w:gridCol w:w="1080"/>
        <w:gridCol w:w="1260"/>
      </w:tblGrid>
      <w:tr w:rsidR="00203F98" w:rsidRPr="00005812" w14:paraId="6576EF61" w14:textId="77777777" w:rsidTr="00AF4C99">
        <w:trPr>
          <w:cnfStyle w:val="100000000000" w:firstRow="1" w:lastRow="0" w:firstColumn="0" w:lastColumn="0" w:oddVBand="0" w:evenVBand="0" w:oddHBand="0"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2425" w:type="dxa"/>
          </w:tcPr>
          <w:p w14:paraId="1230DA03" w14:textId="77777777" w:rsidR="00203F98" w:rsidRPr="00AF4C99" w:rsidRDefault="00203F98" w:rsidP="00886F90">
            <w:pPr>
              <w:jc w:val="center"/>
              <w:rPr>
                <w:b w:val="0"/>
                <w:sz w:val="22"/>
                <w:szCs w:val="22"/>
              </w:rPr>
            </w:pPr>
          </w:p>
        </w:tc>
        <w:tc>
          <w:tcPr>
            <w:tcW w:w="3420" w:type="dxa"/>
            <w:gridSpan w:val="3"/>
          </w:tcPr>
          <w:p w14:paraId="772867EC" w14:textId="77777777" w:rsidR="00203F98" w:rsidRPr="00AF4C99" w:rsidRDefault="00203F98" w:rsidP="00886F90">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AF4C99">
              <w:rPr>
                <w:b w:val="0"/>
                <w:sz w:val="22"/>
                <w:szCs w:val="22"/>
              </w:rPr>
              <w:t>Total flower visits</w:t>
            </w:r>
          </w:p>
        </w:tc>
        <w:tc>
          <w:tcPr>
            <w:tcW w:w="3330" w:type="dxa"/>
            <w:gridSpan w:val="3"/>
          </w:tcPr>
          <w:p w14:paraId="6427C9D5" w14:textId="77777777" w:rsidR="00203F98" w:rsidRPr="00AF4C99" w:rsidRDefault="00203F98" w:rsidP="00886F90">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AF4C99">
              <w:rPr>
                <w:b w:val="0"/>
                <w:sz w:val="22"/>
                <w:szCs w:val="22"/>
              </w:rPr>
              <w:t>Foraging bouts</w:t>
            </w:r>
          </w:p>
        </w:tc>
      </w:tr>
      <w:tr w:rsidR="00D450FE" w:rsidRPr="00005812" w14:paraId="41D74D3D" w14:textId="77777777" w:rsidTr="00AF4C99">
        <w:trPr>
          <w:trHeight w:val="234"/>
        </w:trPr>
        <w:tc>
          <w:tcPr>
            <w:cnfStyle w:val="001000000000" w:firstRow="0" w:lastRow="0" w:firstColumn="1" w:lastColumn="0" w:oddVBand="0" w:evenVBand="0" w:oddHBand="0" w:evenHBand="0" w:firstRowFirstColumn="0" w:firstRowLastColumn="0" w:lastRowFirstColumn="0" w:lastRowLastColumn="0"/>
            <w:tcW w:w="2425" w:type="dxa"/>
          </w:tcPr>
          <w:p w14:paraId="1ECA57DF" w14:textId="77777777" w:rsidR="00D450FE" w:rsidRPr="00AF4C99" w:rsidRDefault="00D450FE" w:rsidP="008F5CDE">
            <w:pPr>
              <w:jc w:val="center"/>
              <w:rPr>
                <w:b w:val="0"/>
                <w:sz w:val="22"/>
                <w:szCs w:val="22"/>
                <w:u w:val="single"/>
              </w:rPr>
            </w:pPr>
          </w:p>
        </w:tc>
        <w:tc>
          <w:tcPr>
            <w:tcW w:w="1265" w:type="dxa"/>
          </w:tcPr>
          <w:p w14:paraId="5399D49C" w14:textId="77777777" w:rsidR="00D450FE" w:rsidRPr="00AF4C99" w:rsidRDefault="00D450FE" w:rsidP="008F5CDE">
            <w:pPr>
              <w:jc w:val="cente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AF4C99">
              <w:rPr>
                <w:sz w:val="22"/>
                <w:szCs w:val="22"/>
              </w:rPr>
              <w:t>Coeff</w:t>
            </w:r>
            <w:proofErr w:type="spellEnd"/>
          </w:p>
        </w:tc>
        <w:tc>
          <w:tcPr>
            <w:tcW w:w="900" w:type="dxa"/>
          </w:tcPr>
          <w:p w14:paraId="4F7E5344" w14:textId="77777777" w:rsidR="00D450FE" w:rsidRPr="00AF4C99" w:rsidRDefault="00D450FE" w:rsidP="008F5CDE">
            <w:pPr>
              <w:jc w:val="center"/>
              <w:cnfStyle w:val="000000000000" w:firstRow="0" w:lastRow="0" w:firstColumn="0" w:lastColumn="0" w:oddVBand="0" w:evenVBand="0" w:oddHBand="0" w:evenHBand="0" w:firstRowFirstColumn="0" w:firstRowLastColumn="0" w:lastRowFirstColumn="0" w:lastRowLastColumn="0"/>
              <w:rPr>
                <w:sz w:val="22"/>
                <w:szCs w:val="22"/>
              </w:rPr>
            </w:pPr>
            <w:r w:rsidRPr="00AF4C99">
              <w:t>χ</w:t>
            </w:r>
            <w:r w:rsidRPr="00AF4C99">
              <w:rPr>
                <w:vertAlign w:val="superscript"/>
              </w:rPr>
              <w:t>2</w:t>
            </w:r>
          </w:p>
        </w:tc>
        <w:tc>
          <w:tcPr>
            <w:tcW w:w="1255" w:type="dxa"/>
          </w:tcPr>
          <w:p w14:paraId="3C4D3570" w14:textId="77777777" w:rsidR="00D450FE" w:rsidRPr="00AF4C99" w:rsidRDefault="00D450FE" w:rsidP="008F5CDE">
            <w:pPr>
              <w:jc w:val="center"/>
              <w:cnfStyle w:val="000000000000" w:firstRow="0" w:lastRow="0" w:firstColumn="0" w:lastColumn="0" w:oddVBand="0" w:evenVBand="0" w:oddHBand="0" w:evenHBand="0" w:firstRowFirstColumn="0" w:firstRowLastColumn="0" w:lastRowFirstColumn="0" w:lastRowLastColumn="0"/>
              <w:rPr>
                <w:sz w:val="22"/>
                <w:szCs w:val="22"/>
              </w:rPr>
            </w:pPr>
            <w:proofErr w:type="gramStart"/>
            <w:r w:rsidRPr="00AF4C99">
              <w:rPr>
                <w:sz w:val="22"/>
                <w:szCs w:val="22"/>
              </w:rPr>
              <w:t>p</w:t>
            </w:r>
            <w:proofErr w:type="gramEnd"/>
          </w:p>
        </w:tc>
        <w:tc>
          <w:tcPr>
            <w:tcW w:w="990" w:type="dxa"/>
          </w:tcPr>
          <w:p w14:paraId="7907EC71" w14:textId="77777777" w:rsidR="00D450FE" w:rsidRPr="00AF4C99" w:rsidRDefault="00D450FE" w:rsidP="008F5CDE">
            <w:pPr>
              <w:jc w:val="cente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AF4C99">
              <w:rPr>
                <w:sz w:val="22"/>
                <w:szCs w:val="22"/>
              </w:rPr>
              <w:t>Coeff</w:t>
            </w:r>
            <w:proofErr w:type="spellEnd"/>
          </w:p>
        </w:tc>
        <w:tc>
          <w:tcPr>
            <w:tcW w:w="1080" w:type="dxa"/>
          </w:tcPr>
          <w:p w14:paraId="40069453" w14:textId="77777777" w:rsidR="00D450FE" w:rsidRPr="00AF4C99" w:rsidRDefault="00D450FE" w:rsidP="008F5CDE">
            <w:pPr>
              <w:jc w:val="center"/>
              <w:cnfStyle w:val="000000000000" w:firstRow="0" w:lastRow="0" w:firstColumn="0" w:lastColumn="0" w:oddVBand="0" w:evenVBand="0" w:oddHBand="0" w:evenHBand="0" w:firstRowFirstColumn="0" w:firstRowLastColumn="0" w:lastRowFirstColumn="0" w:lastRowLastColumn="0"/>
              <w:rPr>
                <w:sz w:val="22"/>
                <w:szCs w:val="22"/>
              </w:rPr>
            </w:pPr>
            <w:r w:rsidRPr="00AF4C99">
              <w:t>χ</w:t>
            </w:r>
            <w:r w:rsidRPr="00AF4C99">
              <w:rPr>
                <w:vertAlign w:val="superscript"/>
              </w:rPr>
              <w:t>2</w:t>
            </w:r>
          </w:p>
        </w:tc>
        <w:tc>
          <w:tcPr>
            <w:tcW w:w="1260" w:type="dxa"/>
          </w:tcPr>
          <w:p w14:paraId="577515EF" w14:textId="77777777" w:rsidR="00D450FE" w:rsidRPr="00AF4C99" w:rsidRDefault="00D450FE" w:rsidP="008F5CDE">
            <w:pPr>
              <w:jc w:val="center"/>
              <w:cnfStyle w:val="000000000000" w:firstRow="0" w:lastRow="0" w:firstColumn="0" w:lastColumn="0" w:oddVBand="0" w:evenVBand="0" w:oddHBand="0" w:evenHBand="0" w:firstRowFirstColumn="0" w:firstRowLastColumn="0" w:lastRowFirstColumn="0" w:lastRowLastColumn="0"/>
              <w:rPr>
                <w:sz w:val="22"/>
                <w:szCs w:val="22"/>
              </w:rPr>
            </w:pPr>
            <w:proofErr w:type="gramStart"/>
            <w:r w:rsidRPr="00AF4C99">
              <w:rPr>
                <w:sz w:val="22"/>
                <w:szCs w:val="22"/>
              </w:rPr>
              <w:t>p</w:t>
            </w:r>
            <w:proofErr w:type="gramEnd"/>
          </w:p>
        </w:tc>
      </w:tr>
      <w:tr w:rsidR="00D450FE" w:rsidRPr="00005812" w14:paraId="345063BE" w14:textId="77777777" w:rsidTr="00AF4C99">
        <w:trPr>
          <w:trHeight w:val="275"/>
        </w:trPr>
        <w:tc>
          <w:tcPr>
            <w:cnfStyle w:val="001000000000" w:firstRow="0" w:lastRow="0" w:firstColumn="1" w:lastColumn="0" w:oddVBand="0" w:evenVBand="0" w:oddHBand="0" w:evenHBand="0" w:firstRowFirstColumn="0" w:firstRowLastColumn="0" w:lastRowFirstColumn="0" w:lastRowLastColumn="0"/>
            <w:tcW w:w="2425" w:type="dxa"/>
          </w:tcPr>
          <w:p w14:paraId="7BBAE7B6" w14:textId="77777777" w:rsidR="00D450FE" w:rsidRPr="008F5CDE" w:rsidRDefault="00D450FE" w:rsidP="008F5CDE">
            <w:pPr>
              <w:jc w:val="center"/>
              <w:rPr>
                <w:b w:val="0"/>
                <w:sz w:val="20"/>
                <w:szCs w:val="20"/>
              </w:rPr>
            </w:pPr>
            <w:r w:rsidRPr="008F5CDE">
              <w:rPr>
                <w:b w:val="0"/>
                <w:sz w:val="20"/>
                <w:szCs w:val="20"/>
              </w:rPr>
              <w:t>Microsite (shrub)</w:t>
            </w:r>
          </w:p>
        </w:tc>
        <w:tc>
          <w:tcPr>
            <w:tcW w:w="1265" w:type="dxa"/>
          </w:tcPr>
          <w:p w14:paraId="4C58270E"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-0.3660</w:t>
            </w:r>
          </w:p>
        </w:tc>
        <w:tc>
          <w:tcPr>
            <w:tcW w:w="900" w:type="dxa"/>
          </w:tcPr>
          <w:p w14:paraId="6CDF1A53" w14:textId="77777777"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4.6655</w:t>
            </w:r>
          </w:p>
          <w:p w14:paraId="4601E4FA" w14:textId="77777777" w:rsidR="00D450FE" w:rsidRPr="008F5CDE" w:rsidRDefault="00D450FE" w:rsidP="008F5CDE">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255" w:type="dxa"/>
          </w:tcPr>
          <w:p w14:paraId="51BA2A5A" w14:textId="77777777"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0.030774</w:t>
            </w:r>
          </w:p>
          <w:p w14:paraId="6DF7AF3C"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990" w:type="dxa"/>
          </w:tcPr>
          <w:p w14:paraId="520A8A41"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-0.33019</w:t>
            </w:r>
          </w:p>
        </w:tc>
        <w:tc>
          <w:tcPr>
            <w:tcW w:w="1080" w:type="dxa"/>
          </w:tcPr>
          <w:p w14:paraId="7966CA62" w14:textId="77777777"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5.0412</w:t>
            </w:r>
          </w:p>
          <w:p w14:paraId="776F0B95"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260" w:type="dxa"/>
          </w:tcPr>
          <w:p w14:paraId="7A1C483D" w14:textId="77777777"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0.02475</w:t>
            </w:r>
          </w:p>
          <w:p w14:paraId="2A0C48C4"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r>
      <w:tr w:rsidR="00D450FE" w:rsidRPr="00005812" w14:paraId="099F40D7" w14:textId="77777777" w:rsidTr="00AF4C99">
        <w:trPr>
          <w:trHeight w:val="293"/>
        </w:trPr>
        <w:tc>
          <w:tcPr>
            <w:cnfStyle w:val="001000000000" w:firstRow="0" w:lastRow="0" w:firstColumn="1" w:lastColumn="0" w:oddVBand="0" w:evenVBand="0" w:oddHBand="0" w:evenHBand="0" w:firstRowFirstColumn="0" w:firstRowLastColumn="0" w:lastRowFirstColumn="0" w:lastRowLastColumn="0"/>
            <w:tcW w:w="2425" w:type="dxa"/>
          </w:tcPr>
          <w:p w14:paraId="0B0F3004" w14:textId="77777777" w:rsidR="00D450FE" w:rsidRPr="008F5CDE" w:rsidRDefault="00D450FE" w:rsidP="008F5CDE">
            <w:pPr>
              <w:jc w:val="center"/>
              <w:rPr>
                <w:b w:val="0"/>
                <w:sz w:val="20"/>
                <w:szCs w:val="20"/>
              </w:rPr>
            </w:pPr>
            <w:r w:rsidRPr="008F5CDE">
              <w:rPr>
                <w:b w:val="0"/>
                <w:sz w:val="20"/>
                <w:szCs w:val="20"/>
              </w:rPr>
              <w:t>Blooming (bloom)</w:t>
            </w:r>
          </w:p>
        </w:tc>
        <w:tc>
          <w:tcPr>
            <w:tcW w:w="1265" w:type="dxa"/>
          </w:tcPr>
          <w:p w14:paraId="60B1C193"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-1.2396</w:t>
            </w:r>
          </w:p>
        </w:tc>
        <w:tc>
          <w:tcPr>
            <w:tcW w:w="900" w:type="dxa"/>
          </w:tcPr>
          <w:p w14:paraId="1E5C001E" w14:textId="77777777"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57.4645</w:t>
            </w:r>
          </w:p>
          <w:p w14:paraId="4A7D3EF6"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p>
        </w:tc>
        <w:tc>
          <w:tcPr>
            <w:tcW w:w="1255" w:type="dxa"/>
          </w:tcPr>
          <w:p w14:paraId="41E548D2" w14:textId="77777777"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3.441e-14</w:t>
            </w:r>
          </w:p>
          <w:p w14:paraId="142777E2"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p>
        </w:tc>
        <w:tc>
          <w:tcPr>
            <w:tcW w:w="990" w:type="dxa"/>
          </w:tcPr>
          <w:p w14:paraId="492ED98A"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-1.24571</w:t>
            </w:r>
          </w:p>
        </w:tc>
        <w:tc>
          <w:tcPr>
            <w:tcW w:w="1080" w:type="dxa"/>
          </w:tcPr>
          <w:p w14:paraId="255C6511" w14:textId="77777777"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73.6776</w:t>
            </w:r>
          </w:p>
          <w:p w14:paraId="649E0029"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260" w:type="dxa"/>
          </w:tcPr>
          <w:p w14:paraId="1C790D92" w14:textId="77777777"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&lt; 2e-16</w:t>
            </w:r>
          </w:p>
          <w:p w14:paraId="6B0A6A5C" w14:textId="77777777" w:rsidR="00D450FE" w:rsidRPr="008F5CDE" w:rsidRDefault="00D450FE" w:rsidP="008F5CDE">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D450FE" w:rsidRPr="00005812" w14:paraId="726FE6FA" w14:textId="77777777" w:rsidTr="00AF4C99">
        <w:trPr>
          <w:trHeight w:val="320"/>
        </w:trPr>
        <w:tc>
          <w:tcPr>
            <w:cnfStyle w:val="001000000000" w:firstRow="0" w:lastRow="0" w:firstColumn="1" w:lastColumn="0" w:oddVBand="0" w:evenVBand="0" w:oddHBand="0" w:evenHBand="0" w:firstRowFirstColumn="0" w:firstRowLastColumn="0" w:lastRowFirstColumn="0" w:lastRowLastColumn="0"/>
            <w:tcW w:w="2425" w:type="dxa"/>
          </w:tcPr>
          <w:p w14:paraId="3D871D7F" w14:textId="77777777" w:rsidR="00D450FE" w:rsidRPr="008F5CDE" w:rsidRDefault="00D450FE" w:rsidP="008F5CDE">
            <w:pPr>
              <w:pStyle w:val="HTMLPreformatted"/>
              <w:shd w:val="clear" w:color="auto" w:fill="FFFFFF"/>
              <w:wordWrap w:val="0"/>
              <w:jc w:val="center"/>
              <w:rPr>
                <w:rFonts w:ascii="Times New Roman" w:hAnsi="Times New Roman" w:cs="Times New Roman"/>
                <w:b w:val="0"/>
              </w:rPr>
            </w:pPr>
            <w:r w:rsidRPr="008F5CDE">
              <w:rPr>
                <w:rStyle w:val="gnkrckgcgsb"/>
                <w:rFonts w:ascii="Times New Roman" w:hAnsi="Times New Roman" w:cs="Times New Roman"/>
                <w:b w:val="0"/>
                <w:bdr w:val="none" w:sz="0" w:space="0" w:color="auto" w:frame="1"/>
              </w:rPr>
              <w:t>Flowers.pot</w:t>
            </w:r>
          </w:p>
        </w:tc>
        <w:tc>
          <w:tcPr>
            <w:tcW w:w="1265" w:type="dxa"/>
          </w:tcPr>
          <w:p w14:paraId="03835D1E"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0.08084</w:t>
            </w:r>
          </w:p>
        </w:tc>
        <w:tc>
          <w:tcPr>
            <w:tcW w:w="900" w:type="dxa"/>
          </w:tcPr>
          <w:p w14:paraId="6198026A" w14:textId="77777777"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8.8892</w:t>
            </w:r>
          </w:p>
          <w:p w14:paraId="1FA19764"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p>
        </w:tc>
        <w:tc>
          <w:tcPr>
            <w:tcW w:w="1255" w:type="dxa"/>
          </w:tcPr>
          <w:p w14:paraId="1539ACF9" w14:textId="77777777"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0.002869</w:t>
            </w:r>
          </w:p>
          <w:p w14:paraId="60AD9789"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p>
        </w:tc>
        <w:tc>
          <w:tcPr>
            <w:tcW w:w="990" w:type="dxa"/>
          </w:tcPr>
          <w:p w14:paraId="7E9B3CC1"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0.05943</w:t>
            </w:r>
          </w:p>
        </w:tc>
        <w:tc>
          <w:tcPr>
            <w:tcW w:w="1080" w:type="dxa"/>
          </w:tcPr>
          <w:p w14:paraId="2476BE16" w14:textId="77777777"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6.2673</w:t>
            </w:r>
          </w:p>
          <w:p w14:paraId="7A672323"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260" w:type="dxa"/>
          </w:tcPr>
          <w:p w14:paraId="61BBEB0D" w14:textId="77777777"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0.01230</w:t>
            </w:r>
          </w:p>
          <w:p w14:paraId="01353CF3"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r>
      <w:tr w:rsidR="00D450FE" w:rsidRPr="00005812" w14:paraId="35833CBF" w14:textId="77777777" w:rsidTr="00AF4C99">
        <w:trPr>
          <w:trHeight w:val="497"/>
        </w:trPr>
        <w:tc>
          <w:tcPr>
            <w:cnfStyle w:val="001000000000" w:firstRow="0" w:lastRow="0" w:firstColumn="1" w:lastColumn="0" w:oddVBand="0" w:evenVBand="0" w:oddHBand="0" w:evenHBand="0" w:firstRowFirstColumn="0" w:firstRowLastColumn="0" w:lastRowFirstColumn="0" w:lastRowLastColumn="0"/>
            <w:tcW w:w="2425" w:type="dxa"/>
          </w:tcPr>
          <w:p w14:paraId="49FD0792" w14:textId="77777777" w:rsidR="00D450FE" w:rsidRPr="008F5CDE" w:rsidRDefault="00D450FE" w:rsidP="008F5CDE">
            <w:pPr>
              <w:pStyle w:val="HTMLPreformatted"/>
              <w:shd w:val="clear" w:color="auto" w:fill="FFFFFF"/>
              <w:wordWrap w:val="0"/>
              <w:jc w:val="center"/>
              <w:rPr>
                <w:rStyle w:val="gnkrckgcgsb"/>
                <w:rFonts w:ascii="Times New Roman" w:hAnsi="Times New Roman" w:cs="Times New Roman"/>
                <w:b w:val="0"/>
                <w:bdr w:val="none" w:sz="0" w:space="0" w:color="auto" w:frame="1"/>
              </w:rPr>
            </w:pPr>
            <w:proofErr w:type="spellStart"/>
            <w:r w:rsidRPr="008F5CDE">
              <w:rPr>
                <w:rStyle w:val="gnkrckgcgsb"/>
                <w:rFonts w:ascii="Times New Roman" w:hAnsi="Times New Roman" w:cs="Times New Roman"/>
                <w:b w:val="0"/>
                <w:bdr w:val="none" w:sz="0" w:space="0" w:color="auto" w:frame="1"/>
              </w:rPr>
              <w:t>Heterospecific</w:t>
            </w:r>
            <w:proofErr w:type="spellEnd"/>
          </w:p>
          <w:p w14:paraId="0B185012" w14:textId="77777777" w:rsidR="00D450FE" w:rsidRPr="008F5CDE" w:rsidRDefault="00D450FE" w:rsidP="008F5CDE">
            <w:pPr>
              <w:pStyle w:val="HTMLPreformatted"/>
              <w:shd w:val="clear" w:color="auto" w:fill="FFFFFF"/>
              <w:wordWrap w:val="0"/>
              <w:jc w:val="center"/>
              <w:rPr>
                <w:rStyle w:val="gnkrckgcgsb"/>
                <w:rFonts w:ascii="Times New Roman" w:hAnsi="Times New Roman" w:cs="Times New Roman"/>
                <w:b w:val="0"/>
                <w:bdr w:val="none" w:sz="0" w:space="0" w:color="auto" w:frame="1"/>
              </w:rPr>
            </w:pPr>
            <w:r w:rsidRPr="008F5CDE">
              <w:rPr>
                <w:rStyle w:val="gnkrckgcgsb"/>
                <w:rFonts w:ascii="Times New Roman" w:hAnsi="Times New Roman" w:cs="Times New Roman"/>
                <w:b w:val="0"/>
                <w:bdr w:val="none" w:sz="0" w:space="0" w:color="auto" w:frame="1"/>
              </w:rPr>
              <w:t xml:space="preserve"> </w:t>
            </w:r>
            <w:proofErr w:type="gramStart"/>
            <w:r w:rsidRPr="008F5CDE">
              <w:rPr>
                <w:rStyle w:val="gnkrckgcgsb"/>
                <w:rFonts w:ascii="Times New Roman" w:hAnsi="Times New Roman" w:cs="Times New Roman"/>
                <w:b w:val="0"/>
                <w:bdr w:val="none" w:sz="0" w:space="0" w:color="auto" w:frame="1"/>
              </w:rPr>
              <w:t>annual</w:t>
            </w:r>
            <w:proofErr w:type="gramEnd"/>
            <w:r w:rsidRPr="008F5CDE">
              <w:rPr>
                <w:rStyle w:val="gnkrckgcgsb"/>
                <w:rFonts w:ascii="Times New Roman" w:hAnsi="Times New Roman" w:cs="Times New Roman"/>
                <w:b w:val="0"/>
                <w:bdr w:val="none" w:sz="0" w:space="0" w:color="auto" w:frame="1"/>
              </w:rPr>
              <w:t xml:space="preserve"> bloom density</w:t>
            </w:r>
          </w:p>
        </w:tc>
        <w:tc>
          <w:tcPr>
            <w:tcW w:w="1265" w:type="dxa"/>
          </w:tcPr>
          <w:p w14:paraId="3EC488D2"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0.04013</w:t>
            </w:r>
          </w:p>
          <w:p w14:paraId="14C1C8AB"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900" w:type="dxa"/>
          </w:tcPr>
          <w:p w14:paraId="693BFC92" w14:textId="77777777"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2.9358</w:t>
            </w:r>
          </w:p>
          <w:p w14:paraId="3D554C93"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255" w:type="dxa"/>
          </w:tcPr>
          <w:p w14:paraId="0C676D96" w14:textId="77777777"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0.086636</w:t>
            </w:r>
          </w:p>
          <w:p w14:paraId="76E3C039"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990" w:type="dxa"/>
          </w:tcPr>
          <w:p w14:paraId="1A523568"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0.04086</w:t>
            </w:r>
          </w:p>
          <w:p w14:paraId="5ED7A36E"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080" w:type="dxa"/>
          </w:tcPr>
          <w:p w14:paraId="11A5AC33" w14:textId="77777777"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4.2393</w:t>
            </w:r>
          </w:p>
          <w:p w14:paraId="1BCBCFF6" w14:textId="77777777" w:rsidR="00D450FE" w:rsidRPr="008F5CDE" w:rsidRDefault="00D450FE" w:rsidP="008F5CDE">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260" w:type="dxa"/>
          </w:tcPr>
          <w:p w14:paraId="74F5C304" w14:textId="77777777"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0.03950</w:t>
            </w:r>
          </w:p>
          <w:p w14:paraId="13476891" w14:textId="77777777" w:rsidR="00D450FE" w:rsidRPr="008F5CDE" w:rsidRDefault="00D450FE" w:rsidP="008F5CDE">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D450FE" w:rsidRPr="00005812" w14:paraId="4BEAC589" w14:textId="77777777" w:rsidTr="00AF4C99">
        <w:trPr>
          <w:trHeight w:val="233"/>
        </w:trPr>
        <w:tc>
          <w:tcPr>
            <w:cnfStyle w:val="001000000000" w:firstRow="0" w:lastRow="0" w:firstColumn="1" w:lastColumn="0" w:oddVBand="0" w:evenVBand="0" w:oddHBand="0" w:evenHBand="0" w:firstRowFirstColumn="0" w:firstRowLastColumn="0" w:lastRowFirstColumn="0" w:lastRowLastColumn="0"/>
            <w:tcW w:w="2425" w:type="dxa"/>
          </w:tcPr>
          <w:p w14:paraId="06BE3C77" w14:textId="77777777" w:rsidR="00D450FE" w:rsidRPr="008F5CDE" w:rsidRDefault="00D450FE" w:rsidP="008F5CDE">
            <w:pPr>
              <w:jc w:val="center"/>
              <w:rPr>
                <w:b w:val="0"/>
                <w:sz w:val="20"/>
                <w:szCs w:val="20"/>
              </w:rPr>
            </w:pPr>
            <w:r w:rsidRPr="008F5CDE">
              <w:rPr>
                <w:b w:val="0"/>
                <w:sz w:val="20"/>
                <w:szCs w:val="20"/>
              </w:rPr>
              <w:t>Microsite (shrub)</w:t>
            </w:r>
          </w:p>
        </w:tc>
        <w:tc>
          <w:tcPr>
            <w:tcW w:w="1265" w:type="dxa"/>
          </w:tcPr>
          <w:p w14:paraId="4B2242DF"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-0.3289</w:t>
            </w:r>
          </w:p>
        </w:tc>
        <w:tc>
          <w:tcPr>
            <w:tcW w:w="900" w:type="dxa"/>
          </w:tcPr>
          <w:p w14:paraId="7C6C5434" w14:textId="77777777"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3.7437</w:t>
            </w:r>
          </w:p>
          <w:p w14:paraId="62E73E02"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255" w:type="dxa"/>
          </w:tcPr>
          <w:p w14:paraId="5C42BAF3" w14:textId="77777777"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0.053008</w:t>
            </w:r>
          </w:p>
          <w:p w14:paraId="070AEF85"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990" w:type="dxa"/>
          </w:tcPr>
          <w:p w14:paraId="499382BB"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-0.31539</w:t>
            </w:r>
          </w:p>
        </w:tc>
        <w:tc>
          <w:tcPr>
            <w:tcW w:w="1080" w:type="dxa"/>
          </w:tcPr>
          <w:p w14:paraId="3B0B095D" w14:textId="77777777"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4.5234</w:t>
            </w:r>
          </w:p>
          <w:p w14:paraId="31730EED"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260" w:type="dxa"/>
          </w:tcPr>
          <w:p w14:paraId="26106148" w14:textId="77777777"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0.03343</w:t>
            </w:r>
          </w:p>
          <w:p w14:paraId="5D70D00F"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r>
      <w:tr w:rsidR="00D450FE" w:rsidRPr="00005812" w14:paraId="17F876CF" w14:textId="77777777" w:rsidTr="00AF4C99">
        <w:trPr>
          <w:trHeight w:val="258"/>
        </w:trPr>
        <w:tc>
          <w:tcPr>
            <w:cnfStyle w:val="001000000000" w:firstRow="0" w:lastRow="0" w:firstColumn="1" w:lastColumn="0" w:oddVBand="0" w:evenVBand="0" w:oddHBand="0" w:evenHBand="0" w:firstRowFirstColumn="0" w:firstRowLastColumn="0" w:lastRowFirstColumn="0" w:lastRowLastColumn="0"/>
            <w:tcW w:w="2425" w:type="dxa"/>
          </w:tcPr>
          <w:p w14:paraId="08A8FCCD" w14:textId="77777777" w:rsidR="00D450FE" w:rsidRPr="008F5CDE" w:rsidRDefault="00D450FE" w:rsidP="008F5CDE">
            <w:pPr>
              <w:jc w:val="center"/>
              <w:rPr>
                <w:b w:val="0"/>
                <w:sz w:val="20"/>
                <w:szCs w:val="20"/>
              </w:rPr>
            </w:pPr>
            <w:r w:rsidRPr="008F5CDE">
              <w:rPr>
                <w:b w:val="0"/>
                <w:sz w:val="20"/>
                <w:szCs w:val="20"/>
              </w:rPr>
              <w:t>Blooming (bloom)</w:t>
            </w:r>
          </w:p>
        </w:tc>
        <w:tc>
          <w:tcPr>
            <w:tcW w:w="1265" w:type="dxa"/>
          </w:tcPr>
          <w:p w14:paraId="55F70AC1"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-1.1662</w:t>
            </w:r>
          </w:p>
        </w:tc>
        <w:tc>
          <w:tcPr>
            <w:tcW w:w="900" w:type="dxa"/>
          </w:tcPr>
          <w:p w14:paraId="0164767E" w14:textId="77777777"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39.3038</w:t>
            </w:r>
          </w:p>
          <w:p w14:paraId="0622743A"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p>
        </w:tc>
        <w:tc>
          <w:tcPr>
            <w:tcW w:w="1255" w:type="dxa"/>
          </w:tcPr>
          <w:p w14:paraId="72D18E3D" w14:textId="77777777"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3.627e-10</w:t>
            </w:r>
          </w:p>
          <w:p w14:paraId="6C4AB632"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p>
        </w:tc>
        <w:tc>
          <w:tcPr>
            <w:tcW w:w="990" w:type="dxa"/>
          </w:tcPr>
          <w:p w14:paraId="093C9CAB"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-1.20875</w:t>
            </w:r>
          </w:p>
        </w:tc>
        <w:tc>
          <w:tcPr>
            <w:tcW w:w="1080" w:type="dxa"/>
          </w:tcPr>
          <w:p w14:paraId="75531360" w14:textId="77777777"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52.3453</w:t>
            </w:r>
          </w:p>
          <w:p w14:paraId="0F1B401D"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260" w:type="dxa"/>
          </w:tcPr>
          <w:p w14:paraId="2377644A" w14:textId="77777777"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4.655e-13</w:t>
            </w:r>
          </w:p>
          <w:p w14:paraId="364F36DC"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r>
      <w:tr w:rsidR="00D450FE" w:rsidRPr="00005812" w14:paraId="002553D5" w14:textId="77777777" w:rsidTr="00AF4C99">
        <w:trPr>
          <w:trHeight w:val="258"/>
        </w:trPr>
        <w:tc>
          <w:tcPr>
            <w:cnfStyle w:val="001000000000" w:firstRow="0" w:lastRow="0" w:firstColumn="1" w:lastColumn="0" w:oddVBand="0" w:evenVBand="0" w:oddHBand="0" w:evenHBand="0" w:firstRowFirstColumn="0" w:firstRowLastColumn="0" w:lastRowFirstColumn="0" w:lastRowLastColumn="0"/>
            <w:tcW w:w="2425" w:type="dxa"/>
          </w:tcPr>
          <w:p w14:paraId="31F2915B" w14:textId="77777777" w:rsidR="00D450FE" w:rsidRPr="008F5CDE" w:rsidRDefault="00D450FE" w:rsidP="008F5CDE">
            <w:pPr>
              <w:pStyle w:val="HTMLPreformatted"/>
              <w:shd w:val="clear" w:color="auto" w:fill="FFFFFF"/>
              <w:wordWrap w:val="0"/>
              <w:jc w:val="center"/>
              <w:rPr>
                <w:rFonts w:ascii="Times New Roman" w:hAnsi="Times New Roman" w:cs="Times New Roman"/>
                <w:b w:val="0"/>
              </w:rPr>
            </w:pPr>
            <w:r w:rsidRPr="008F5CDE">
              <w:rPr>
                <w:rStyle w:val="gnkrckgcgsb"/>
                <w:rFonts w:ascii="Times New Roman" w:hAnsi="Times New Roman" w:cs="Times New Roman"/>
                <w:b w:val="0"/>
                <w:bdr w:val="none" w:sz="0" w:space="0" w:color="auto" w:frame="1"/>
              </w:rPr>
              <w:t>Flowers.pot</w:t>
            </w:r>
          </w:p>
        </w:tc>
        <w:tc>
          <w:tcPr>
            <w:tcW w:w="1265" w:type="dxa"/>
          </w:tcPr>
          <w:p w14:paraId="41BF25B4"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0.07598</w:t>
            </w:r>
          </w:p>
        </w:tc>
        <w:tc>
          <w:tcPr>
            <w:tcW w:w="900" w:type="dxa"/>
          </w:tcPr>
          <w:p w14:paraId="5D163578" w14:textId="77777777"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 xml:space="preserve">7.9027 </w:t>
            </w:r>
          </w:p>
          <w:p w14:paraId="380E1695"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p>
        </w:tc>
        <w:tc>
          <w:tcPr>
            <w:tcW w:w="1255" w:type="dxa"/>
          </w:tcPr>
          <w:p w14:paraId="0F8531BE" w14:textId="77777777"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0.004936</w:t>
            </w:r>
          </w:p>
          <w:p w14:paraId="03D1F0D0"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p>
        </w:tc>
        <w:tc>
          <w:tcPr>
            <w:tcW w:w="990" w:type="dxa"/>
          </w:tcPr>
          <w:p w14:paraId="2810042D"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0.05296</w:t>
            </w:r>
          </w:p>
        </w:tc>
        <w:tc>
          <w:tcPr>
            <w:tcW w:w="1080" w:type="dxa"/>
          </w:tcPr>
          <w:p w14:paraId="097CF710" w14:textId="77777777"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4.9695</w:t>
            </w:r>
          </w:p>
          <w:p w14:paraId="1A1EC395"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260" w:type="dxa"/>
          </w:tcPr>
          <w:p w14:paraId="2941E965" w14:textId="77777777"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0.02580</w:t>
            </w:r>
          </w:p>
          <w:p w14:paraId="60A39F5B"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r>
      <w:tr w:rsidR="00D450FE" w:rsidRPr="00005812" w14:paraId="32F652CF" w14:textId="77777777" w:rsidTr="00AF4C99">
        <w:trPr>
          <w:trHeight w:val="537"/>
        </w:trPr>
        <w:tc>
          <w:tcPr>
            <w:cnfStyle w:val="001000000000" w:firstRow="0" w:lastRow="0" w:firstColumn="1" w:lastColumn="0" w:oddVBand="0" w:evenVBand="0" w:oddHBand="0" w:evenHBand="0" w:firstRowFirstColumn="0" w:firstRowLastColumn="0" w:lastRowFirstColumn="0" w:lastRowLastColumn="0"/>
            <w:tcW w:w="2425" w:type="dxa"/>
          </w:tcPr>
          <w:p w14:paraId="330DC9D4" w14:textId="77777777" w:rsidR="00D450FE" w:rsidRPr="008F5CDE" w:rsidRDefault="00D450FE" w:rsidP="008F5CDE">
            <w:pPr>
              <w:pStyle w:val="HTMLPreformatted"/>
              <w:shd w:val="clear" w:color="auto" w:fill="FFFFFF"/>
              <w:wordWrap w:val="0"/>
              <w:jc w:val="center"/>
              <w:rPr>
                <w:rStyle w:val="gnkrckgcgsb"/>
                <w:rFonts w:ascii="Times New Roman" w:hAnsi="Times New Roman" w:cs="Times New Roman"/>
                <w:b w:val="0"/>
                <w:bdr w:val="none" w:sz="0" w:space="0" w:color="auto" w:frame="1"/>
              </w:rPr>
            </w:pPr>
            <w:proofErr w:type="spellStart"/>
            <w:r w:rsidRPr="008F5CDE">
              <w:rPr>
                <w:rStyle w:val="gnkrckgcgsb"/>
                <w:rFonts w:ascii="Times New Roman" w:hAnsi="Times New Roman" w:cs="Times New Roman"/>
                <w:b w:val="0"/>
                <w:bdr w:val="none" w:sz="0" w:space="0" w:color="auto" w:frame="1"/>
              </w:rPr>
              <w:t>Heterospecific</w:t>
            </w:r>
            <w:proofErr w:type="spellEnd"/>
            <w:r w:rsidRPr="008F5CDE">
              <w:rPr>
                <w:rStyle w:val="gnkrckgcgsb"/>
                <w:rFonts w:ascii="Times New Roman" w:hAnsi="Times New Roman" w:cs="Times New Roman"/>
                <w:b w:val="0"/>
                <w:bdr w:val="none" w:sz="0" w:space="0" w:color="auto" w:frame="1"/>
              </w:rPr>
              <w:t xml:space="preserve"> </w:t>
            </w:r>
          </w:p>
          <w:p w14:paraId="33048D61" w14:textId="77777777" w:rsidR="00D450FE" w:rsidRPr="008F5CDE" w:rsidRDefault="00D450FE" w:rsidP="008F5CDE">
            <w:pPr>
              <w:pStyle w:val="HTMLPreformatted"/>
              <w:shd w:val="clear" w:color="auto" w:fill="FFFFFF"/>
              <w:wordWrap w:val="0"/>
              <w:jc w:val="center"/>
              <w:rPr>
                <w:rStyle w:val="gnkrckgcgsb"/>
                <w:rFonts w:ascii="Times New Roman" w:hAnsi="Times New Roman" w:cs="Times New Roman"/>
                <w:b w:val="0"/>
                <w:bdr w:val="none" w:sz="0" w:space="0" w:color="auto" w:frame="1"/>
              </w:rPr>
            </w:pPr>
            <w:proofErr w:type="gramStart"/>
            <w:r w:rsidRPr="008F5CDE">
              <w:rPr>
                <w:rStyle w:val="gnkrckgcgsb"/>
                <w:rFonts w:ascii="Times New Roman" w:hAnsi="Times New Roman" w:cs="Times New Roman"/>
                <w:b w:val="0"/>
                <w:bdr w:val="none" w:sz="0" w:space="0" w:color="auto" w:frame="1"/>
              </w:rPr>
              <w:t>blooming</w:t>
            </w:r>
            <w:proofErr w:type="gramEnd"/>
            <w:r w:rsidRPr="008F5CDE">
              <w:rPr>
                <w:rStyle w:val="gnkrckgcgsb"/>
                <w:rFonts w:ascii="Times New Roman" w:hAnsi="Times New Roman" w:cs="Times New Roman"/>
                <w:b w:val="0"/>
                <w:bdr w:val="none" w:sz="0" w:space="0" w:color="auto" w:frame="1"/>
              </w:rPr>
              <w:t xml:space="preserve"> shrub density</w:t>
            </w:r>
          </w:p>
        </w:tc>
        <w:tc>
          <w:tcPr>
            <w:tcW w:w="1265" w:type="dxa"/>
          </w:tcPr>
          <w:p w14:paraId="50B08F6A"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-0.0494</w:t>
            </w:r>
          </w:p>
          <w:p w14:paraId="207AB2CC"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900" w:type="dxa"/>
          </w:tcPr>
          <w:p w14:paraId="1E29F50F" w14:textId="77777777"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1.4568</w:t>
            </w:r>
          </w:p>
          <w:p w14:paraId="4AAAF5B9"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255" w:type="dxa"/>
          </w:tcPr>
          <w:p w14:paraId="1BA199AB" w14:textId="77777777"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 xml:space="preserve">0.227438 </w:t>
            </w:r>
          </w:p>
          <w:p w14:paraId="2190F855"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990" w:type="dxa"/>
          </w:tcPr>
          <w:p w14:paraId="5193AC18"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0.03124</w:t>
            </w:r>
          </w:p>
          <w:p w14:paraId="293DFF0B"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080" w:type="dxa"/>
          </w:tcPr>
          <w:p w14:paraId="4A6E192B" w14:textId="77777777"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0.6964</w:t>
            </w:r>
          </w:p>
          <w:p w14:paraId="7CC86E18" w14:textId="77777777" w:rsidR="00D450FE" w:rsidRPr="008F5CDE" w:rsidRDefault="00D450FE" w:rsidP="008F5CDE">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260" w:type="dxa"/>
          </w:tcPr>
          <w:p w14:paraId="30348901" w14:textId="77777777"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 xml:space="preserve">0.40400 </w:t>
            </w:r>
          </w:p>
          <w:p w14:paraId="6A78AF9F" w14:textId="77777777" w:rsidR="00D450FE" w:rsidRPr="008F5CDE" w:rsidRDefault="00D450FE" w:rsidP="008F5CDE">
            <w:pPr>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2ED3A631" w14:textId="77777777" w:rsidR="00806257" w:rsidRDefault="00806257" w:rsidP="00595DF4">
      <w:pPr>
        <w:pStyle w:val="Heading2"/>
        <w:spacing w:line="480" w:lineRule="auto"/>
      </w:pPr>
      <w:bookmarkStart w:id="360" w:name="_Toc532565898"/>
    </w:p>
    <w:p w14:paraId="089B7B39" w14:textId="77777777" w:rsidR="000F7824" w:rsidRDefault="000F7824" w:rsidP="000F7824">
      <w:pPr>
        <w:spacing w:line="240" w:lineRule="auto"/>
      </w:pPr>
      <w:r>
        <w:t>Table A6: Results from post-hoc test (</w:t>
      </w:r>
      <w:proofErr w:type="spellStart"/>
      <w:r>
        <w:t>lsmeans</w:t>
      </w:r>
      <w:proofErr w:type="spellEnd"/>
      <w:r>
        <w:t xml:space="preserve">, </w:t>
      </w:r>
      <w:proofErr w:type="spellStart"/>
      <w:r>
        <w:t>Tukey’s</w:t>
      </w:r>
      <w:proofErr w:type="spellEnd"/>
      <w:r>
        <w:t xml:space="preserve">) for the Gamma generalized linear mixed model on significant interaction for proportion of flowers visited. </w:t>
      </w:r>
      <w:r w:rsidRPr="00BA750B">
        <w:t>Significance was denoted at α = 0.05 and shown in bold.</w:t>
      </w:r>
      <w:r>
        <w:t xml:space="preserve"> </w:t>
      </w:r>
    </w:p>
    <w:tbl>
      <w:tblPr>
        <w:tblStyle w:val="PlainTable21"/>
        <w:tblpPr w:leftFromText="180" w:rightFromText="180" w:vertAnchor="text" w:horzAnchor="margin" w:tblpY="92"/>
        <w:tblW w:w="9248" w:type="dxa"/>
        <w:tblLayout w:type="fixed"/>
        <w:tblLook w:val="06A0" w:firstRow="1" w:lastRow="0" w:firstColumn="1" w:lastColumn="0" w:noHBand="1" w:noVBand="1"/>
      </w:tblPr>
      <w:tblGrid>
        <w:gridCol w:w="3055"/>
        <w:gridCol w:w="1980"/>
        <w:gridCol w:w="1710"/>
        <w:gridCol w:w="1363"/>
        <w:gridCol w:w="1140"/>
      </w:tblGrid>
      <w:tr w:rsidR="000F7824" w:rsidRPr="00AF4C99" w14:paraId="1E845DD8" w14:textId="77777777" w:rsidTr="00886F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FD2EFE1" w14:textId="77777777" w:rsidR="000F7824" w:rsidRPr="00AF4C99" w:rsidRDefault="000F7824" w:rsidP="00886F90">
            <w:pPr>
              <w:pStyle w:val="HTMLPreformatted"/>
              <w:wordWrap w:val="0"/>
              <w:jc w:val="center"/>
              <w:rPr>
                <w:rStyle w:val="gnkrckgcgsb"/>
                <w:rFonts w:ascii="Times New Roman" w:hAnsi="Times New Roman" w:cs="Times New Roman"/>
                <w:b w:val="0"/>
                <w:color w:val="000000"/>
                <w:bdr w:val="none" w:sz="0" w:space="0" w:color="auto" w:frame="1"/>
              </w:rPr>
            </w:pPr>
          </w:p>
        </w:tc>
        <w:tc>
          <w:tcPr>
            <w:tcW w:w="6193" w:type="dxa"/>
            <w:gridSpan w:val="4"/>
          </w:tcPr>
          <w:p w14:paraId="6A497117" w14:textId="77777777" w:rsidR="000F7824" w:rsidRPr="00AF4C99" w:rsidRDefault="000F7824" w:rsidP="00886F90">
            <w:pPr>
              <w:pStyle w:val="HTMLPreformatted"/>
              <w:wordWrap w:val="0"/>
              <w:jc w:val="center"/>
              <w:cnfStyle w:val="100000000000" w:firstRow="1" w:lastRow="0" w:firstColumn="0" w:lastColumn="0" w:oddVBand="0" w:evenVBand="0" w:oddHBand="0" w:evenHBand="0" w:firstRowFirstColumn="0" w:firstRowLastColumn="0" w:lastRowFirstColumn="0" w:lastRowLastColumn="0"/>
              <w:rPr>
                <w:rStyle w:val="gnkrckgcgsb"/>
                <w:rFonts w:ascii="Times New Roman" w:hAnsi="Times New Roman" w:cs="Times New Roman"/>
                <w:b w:val="0"/>
                <w:color w:val="000000"/>
                <w:sz w:val="22"/>
                <w:szCs w:val="22"/>
                <w:bdr w:val="none" w:sz="0" w:space="0" w:color="auto" w:frame="1"/>
              </w:rPr>
            </w:pPr>
            <w:r w:rsidRPr="00AF4C99">
              <w:rPr>
                <w:rStyle w:val="gnkrckgcgsb"/>
                <w:rFonts w:ascii="Times New Roman" w:hAnsi="Times New Roman" w:cs="Times New Roman"/>
                <w:b w:val="0"/>
                <w:color w:val="000000"/>
                <w:sz w:val="22"/>
                <w:szCs w:val="22"/>
                <w:bdr w:val="none" w:sz="0" w:space="0" w:color="auto" w:frame="1"/>
              </w:rPr>
              <w:t>Proportion of flowers visited</w:t>
            </w:r>
          </w:p>
        </w:tc>
      </w:tr>
      <w:tr w:rsidR="000F7824" w:rsidRPr="00AF4C99" w14:paraId="2D3BC794" w14:textId="77777777" w:rsidTr="00886F90">
        <w:tc>
          <w:tcPr>
            <w:cnfStyle w:val="001000000000" w:firstRow="0" w:lastRow="0" w:firstColumn="1" w:lastColumn="0" w:oddVBand="0" w:evenVBand="0" w:oddHBand="0" w:evenHBand="0" w:firstRowFirstColumn="0" w:firstRowLastColumn="0" w:lastRowFirstColumn="0" w:lastRowLastColumn="0"/>
            <w:tcW w:w="3055" w:type="dxa"/>
          </w:tcPr>
          <w:p w14:paraId="5710DCD1" w14:textId="77777777" w:rsidR="000F7824" w:rsidRPr="00AF4C99" w:rsidRDefault="000F7824" w:rsidP="00886F90">
            <w:pPr>
              <w:pStyle w:val="HTMLPreformatted"/>
              <w:wordWrap w:val="0"/>
              <w:jc w:val="center"/>
              <w:rPr>
                <w:rStyle w:val="gnkrckgcgsb"/>
                <w:rFonts w:ascii="Times New Roman" w:hAnsi="Times New Roman" w:cs="Times New Roman"/>
                <w:b w:val="0"/>
                <w:color w:val="000000"/>
                <w:sz w:val="22"/>
                <w:szCs w:val="22"/>
                <w:bdr w:val="none" w:sz="0" w:space="0" w:color="auto" w:frame="1"/>
              </w:rPr>
            </w:pPr>
            <w:r w:rsidRPr="00AF4C99">
              <w:rPr>
                <w:rStyle w:val="gnkrckgcgsb"/>
                <w:rFonts w:ascii="Times New Roman" w:hAnsi="Times New Roman" w:cs="Times New Roman"/>
                <w:b w:val="0"/>
                <w:color w:val="000000"/>
                <w:sz w:val="22"/>
                <w:szCs w:val="22"/>
                <w:bdr w:val="none" w:sz="0" w:space="0" w:color="auto" w:frame="1"/>
              </w:rPr>
              <w:t>Contrast</w:t>
            </w:r>
          </w:p>
        </w:tc>
        <w:tc>
          <w:tcPr>
            <w:tcW w:w="1980" w:type="dxa"/>
          </w:tcPr>
          <w:p w14:paraId="3CF4245A"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sz w:val="22"/>
                <w:bdr w:val="none" w:sz="0" w:space="0" w:color="auto" w:frame="1"/>
              </w:rPr>
            </w:pPr>
            <w:r w:rsidRPr="00AF4C99">
              <w:rPr>
                <w:rStyle w:val="gnkrckgcgsb"/>
                <w:rFonts w:ascii="Times New Roman" w:hAnsi="Times New Roman" w:cs="Times New Roman"/>
                <w:color w:val="000000"/>
                <w:sz w:val="22"/>
                <w:bdr w:val="none" w:sz="0" w:space="0" w:color="auto" w:frame="1"/>
              </w:rPr>
              <w:t>Estimate</w:t>
            </w:r>
          </w:p>
        </w:tc>
        <w:tc>
          <w:tcPr>
            <w:tcW w:w="1710" w:type="dxa"/>
          </w:tcPr>
          <w:p w14:paraId="7D237625"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sz w:val="22"/>
                <w:bdr w:val="none" w:sz="0" w:space="0" w:color="auto" w:frame="1"/>
              </w:rPr>
            </w:pPr>
            <w:r w:rsidRPr="00AF4C99">
              <w:rPr>
                <w:rStyle w:val="gnkrckgcgsb"/>
                <w:rFonts w:ascii="Times New Roman" w:hAnsi="Times New Roman" w:cs="Times New Roman"/>
                <w:color w:val="000000"/>
                <w:sz w:val="22"/>
                <w:bdr w:val="none" w:sz="0" w:space="0" w:color="auto" w:frame="1"/>
              </w:rPr>
              <w:t>SE</w:t>
            </w:r>
          </w:p>
        </w:tc>
        <w:tc>
          <w:tcPr>
            <w:tcW w:w="1363" w:type="dxa"/>
          </w:tcPr>
          <w:p w14:paraId="54786765"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sz w:val="22"/>
                <w:bdr w:val="none" w:sz="0" w:space="0" w:color="auto" w:frame="1"/>
              </w:rPr>
            </w:pPr>
            <w:proofErr w:type="spellStart"/>
            <w:proofErr w:type="gramStart"/>
            <w:r w:rsidRPr="00AF4C99">
              <w:rPr>
                <w:rStyle w:val="gnkrckgcgsb"/>
                <w:rFonts w:ascii="Times New Roman" w:hAnsi="Times New Roman" w:cs="Times New Roman"/>
                <w:color w:val="000000"/>
                <w:sz w:val="22"/>
                <w:bdr w:val="none" w:sz="0" w:space="0" w:color="auto" w:frame="1"/>
              </w:rPr>
              <w:t>t</w:t>
            </w:r>
            <w:proofErr w:type="gramEnd"/>
            <w:r w:rsidRPr="00AF4C99">
              <w:rPr>
                <w:rStyle w:val="gnkrckgcgsb"/>
                <w:rFonts w:ascii="Times New Roman" w:hAnsi="Times New Roman" w:cs="Times New Roman"/>
                <w:color w:val="000000"/>
                <w:sz w:val="22"/>
                <w:bdr w:val="none" w:sz="0" w:space="0" w:color="auto" w:frame="1"/>
              </w:rPr>
              <w:t>.ratio</w:t>
            </w:r>
            <w:proofErr w:type="spellEnd"/>
          </w:p>
        </w:tc>
        <w:tc>
          <w:tcPr>
            <w:tcW w:w="1140" w:type="dxa"/>
          </w:tcPr>
          <w:p w14:paraId="2A237492"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sz w:val="22"/>
                <w:bdr w:val="none" w:sz="0" w:space="0" w:color="auto" w:frame="1"/>
              </w:rPr>
            </w:pPr>
            <w:proofErr w:type="gramStart"/>
            <w:r w:rsidRPr="00AF4C99">
              <w:rPr>
                <w:rStyle w:val="gnkrckgcgsb"/>
                <w:rFonts w:ascii="Times New Roman" w:hAnsi="Times New Roman" w:cs="Times New Roman"/>
                <w:color w:val="000000"/>
                <w:sz w:val="22"/>
                <w:bdr w:val="none" w:sz="0" w:space="0" w:color="auto" w:frame="1"/>
              </w:rPr>
              <w:t>p</w:t>
            </w:r>
            <w:proofErr w:type="gramEnd"/>
          </w:p>
        </w:tc>
      </w:tr>
      <w:tr w:rsidR="000F7824" w:rsidRPr="00AF4C99" w14:paraId="4C722C42" w14:textId="77777777" w:rsidTr="00886F90">
        <w:tc>
          <w:tcPr>
            <w:cnfStyle w:val="001000000000" w:firstRow="0" w:lastRow="0" w:firstColumn="1" w:lastColumn="0" w:oddVBand="0" w:evenVBand="0" w:oddHBand="0" w:evenHBand="0" w:firstRowFirstColumn="0" w:firstRowLastColumn="0" w:lastRowFirstColumn="0" w:lastRowLastColumn="0"/>
            <w:tcW w:w="3055" w:type="dxa"/>
          </w:tcPr>
          <w:p w14:paraId="696437A1" w14:textId="77777777" w:rsidR="000F7824" w:rsidRPr="00AF4C99" w:rsidRDefault="000F7824" w:rsidP="00886F90">
            <w:pPr>
              <w:pStyle w:val="HTMLPreformatted"/>
              <w:wordWrap w:val="0"/>
              <w:jc w:val="center"/>
              <w:rPr>
                <w:rStyle w:val="gnkrckgcgsb"/>
                <w:rFonts w:ascii="Times New Roman" w:hAnsi="Times New Roman" w:cs="Times New Roman"/>
                <w:b w:val="0"/>
                <w:color w:val="000000"/>
                <w:sz w:val="22"/>
                <w:szCs w:val="22"/>
                <w:bdr w:val="none" w:sz="0" w:space="0" w:color="auto" w:frame="1"/>
              </w:rPr>
            </w:pPr>
            <w:proofErr w:type="spellStart"/>
            <w:proofErr w:type="gramStart"/>
            <w:r w:rsidRPr="00AF4C99">
              <w:rPr>
                <w:rStyle w:val="gnkrckgcgsb"/>
                <w:rFonts w:ascii="Times New Roman" w:hAnsi="Times New Roman" w:cs="Times New Roman"/>
                <w:b w:val="0"/>
                <w:color w:val="000000"/>
                <w:sz w:val="22"/>
                <w:szCs w:val="22"/>
                <w:bdr w:val="none" w:sz="0" w:space="0" w:color="auto" w:frame="1"/>
              </w:rPr>
              <w:t>pre,open</w:t>
            </w:r>
            <w:proofErr w:type="spellEnd"/>
            <w:proofErr w:type="gramEnd"/>
            <w:r w:rsidRPr="00AF4C99">
              <w:rPr>
                <w:rStyle w:val="gnkrckgcgsb"/>
                <w:rFonts w:ascii="Times New Roman" w:hAnsi="Times New Roman" w:cs="Times New Roman"/>
                <w:b w:val="0"/>
                <w:color w:val="000000"/>
                <w:sz w:val="22"/>
                <w:szCs w:val="22"/>
                <w:bdr w:val="none" w:sz="0" w:space="0" w:color="auto" w:frame="1"/>
              </w:rPr>
              <w:t xml:space="preserve"> - </w:t>
            </w:r>
            <w:proofErr w:type="spellStart"/>
            <w:r w:rsidRPr="00AF4C99">
              <w:rPr>
                <w:rStyle w:val="gnkrckgcgsb"/>
                <w:rFonts w:ascii="Times New Roman" w:hAnsi="Times New Roman" w:cs="Times New Roman"/>
                <w:b w:val="0"/>
                <w:color w:val="000000"/>
                <w:sz w:val="22"/>
                <w:szCs w:val="22"/>
                <w:bdr w:val="none" w:sz="0" w:space="0" w:color="auto" w:frame="1"/>
              </w:rPr>
              <w:t>post,open</w:t>
            </w:r>
            <w:proofErr w:type="spellEnd"/>
          </w:p>
        </w:tc>
        <w:tc>
          <w:tcPr>
            <w:tcW w:w="1980" w:type="dxa"/>
          </w:tcPr>
          <w:p w14:paraId="44B7048A"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0.03537548</w:t>
            </w:r>
          </w:p>
        </w:tc>
        <w:tc>
          <w:tcPr>
            <w:tcW w:w="1710" w:type="dxa"/>
          </w:tcPr>
          <w:p w14:paraId="3C35EEEF"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0.04843350</w:t>
            </w:r>
          </w:p>
        </w:tc>
        <w:tc>
          <w:tcPr>
            <w:tcW w:w="1363" w:type="dxa"/>
          </w:tcPr>
          <w:p w14:paraId="7C1C27A1"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 xml:space="preserve">0.730  </w:t>
            </w:r>
          </w:p>
        </w:tc>
        <w:tc>
          <w:tcPr>
            <w:tcW w:w="1140" w:type="dxa"/>
          </w:tcPr>
          <w:p w14:paraId="5F293F67"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0.8849</w:t>
            </w:r>
          </w:p>
        </w:tc>
      </w:tr>
      <w:tr w:rsidR="000F7824" w:rsidRPr="00AF4C99" w14:paraId="7D38FAB0" w14:textId="77777777" w:rsidTr="00886F90">
        <w:tc>
          <w:tcPr>
            <w:cnfStyle w:val="001000000000" w:firstRow="0" w:lastRow="0" w:firstColumn="1" w:lastColumn="0" w:oddVBand="0" w:evenVBand="0" w:oddHBand="0" w:evenHBand="0" w:firstRowFirstColumn="0" w:firstRowLastColumn="0" w:lastRowFirstColumn="0" w:lastRowLastColumn="0"/>
            <w:tcW w:w="3055" w:type="dxa"/>
          </w:tcPr>
          <w:p w14:paraId="5318B1A6" w14:textId="77777777" w:rsidR="000F7824" w:rsidRPr="00AF4C99" w:rsidRDefault="000F7824" w:rsidP="00886F90">
            <w:pPr>
              <w:pStyle w:val="HTMLPreformatted"/>
              <w:wordWrap w:val="0"/>
              <w:jc w:val="center"/>
              <w:rPr>
                <w:rStyle w:val="gnkrckgcgsb"/>
                <w:rFonts w:ascii="Times New Roman" w:hAnsi="Times New Roman" w:cs="Times New Roman"/>
                <w:b w:val="0"/>
                <w:color w:val="000000"/>
                <w:sz w:val="22"/>
                <w:szCs w:val="22"/>
                <w:bdr w:val="none" w:sz="0" w:space="0" w:color="auto" w:frame="1"/>
              </w:rPr>
            </w:pPr>
            <w:proofErr w:type="spellStart"/>
            <w:proofErr w:type="gramStart"/>
            <w:r w:rsidRPr="00AF4C99">
              <w:rPr>
                <w:rStyle w:val="gnkrckgcgsb"/>
                <w:rFonts w:ascii="Times New Roman" w:hAnsi="Times New Roman" w:cs="Times New Roman"/>
                <w:b w:val="0"/>
                <w:color w:val="000000"/>
                <w:sz w:val="22"/>
                <w:szCs w:val="22"/>
                <w:bdr w:val="none" w:sz="0" w:space="0" w:color="auto" w:frame="1"/>
              </w:rPr>
              <w:t>pre,open</w:t>
            </w:r>
            <w:proofErr w:type="spellEnd"/>
            <w:proofErr w:type="gramEnd"/>
            <w:r w:rsidRPr="00AF4C99">
              <w:rPr>
                <w:rStyle w:val="gnkrckgcgsb"/>
                <w:rFonts w:ascii="Times New Roman" w:hAnsi="Times New Roman" w:cs="Times New Roman"/>
                <w:b w:val="0"/>
                <w:color w:val="000000"/>
                <w:sz w:val="22"/>
                <w:szCs w:val="22"/>
                <w:bdr w:val="none" w:sz="0" w:space="0" w:color="auto" w:frame="1"/>
              </w:rPr>
              <w:t xml:space="preserve"> - </w:t>
            </w:r>
            <w:proofErr w:type="spellStart"/>
            <w:r w:rsidRPr="00AF4C99">
              <w:rPr>
                <w:rStyle w:val="gnkrckgcgsb"/>
                <w:rFonts w:ascii="Times New Roman" w:hAnsi="Times New Roman" w:cs="Times New Roman"/>
                <w:b w:val="0"/>
                <w:color w:val="000000"/>
                <w:sz w:val="22"/>
                <w:szCs w:val="22"/>
                <w:bdr w:val="none" w:sz="0" w:space="0" w:color="auto" w:frame="1"/>
              </w:rPr>
              <w:t>pre,shrub</w:t>
            </w:r>
            <w:proofErr w:type="spellEnd"/>
          </w:p>
        </w:tc>
        <w:tc>
          <w:tcPr>
            <w:tcW w:w="1980" w:type="dxa"/>
          </w:tcPr>
          <w:p w14:paraId="756406B1"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-0.08050042</w:t>
            </w:r>
          </w:p>
        </w:tc>
        <w:tc>
          <w:tcPr>
            <w:tcW w:w="1710" w:type="dxa"/>
          </w:tcPr>
          <w:p w14:paraId="1961A8E4"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0.08029773</w:t>
            </w:r>
          </w:p>
        </w:tc>
        <w:tc>
          <w:tcPr>
            <w:tcW w:w="1363" w:type="dxa"/>
          </w:tcPr>
          <w:p w14:paraId="5298FE94"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w:t>
            </w:r>
            <w:proofErr w:type="gramStart"/>
            <w:r w:rsidRPr="00AF4C99">
              <w:rPr>
                <w:rFonts w:ascii="Times New Roman" w:hAnsi="Times New Roman" w:cs="Times New Roman"/>
              </w:rPr>
              <w:t xml:space="preserve">1.003  </w:t>
            </w:r>
            <w:proofErr w:type="gramEnd"/>
          </w:p>
        </w:tc>
        <w:tc>
          <w:tcPr>
            <w:tcW w:w="1140" w:type="dxa"/>
          </w:tcPr>
          <w:p w14:paraId="526B661B"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0.7479</w:t>
            </w:r>
          </w:p>
        </w:tc>
      </w:tr>
      <w:tr w:rsidR="000F7824" w:rsidRPr="00AF4C99" w14:paraId="3B3641FA" w14:textId="77777777" w:rsidTr="00886F90">
        <w:tc>
          <w:tcPr>
            <w:cnfStyle w:val="001000000000" w:firstRow="0" w:lastRow="0" w:firstColumn="1" w:lastColumn="0" w:oddVBand="0" w:evenVBand="0" w:oddHBand="0" w:evenHBand="0" w:firstRowFirstColumn="0" w:firstRowLastColumn="0" w:lastRowFirstColumn="0" w:lastRowLastColumn="0"/>
            <w:tcW w:w="3055" w:type="dxa"/>
          </w:tcPr>
          <w:p w14:paraId="0DF62CD3" w14:textId="77777777" w:rsidR="000F7824" w:rsidRPr="00AF4C99" w:rsidRDefault="000F7824" w:rsidP="00886F90">
            <w:pPr>
              <w:pStyle w:val="HTMLPreformatted"/>
              <w:wordWrap w:val="0"/>
              <w:jc w:val="center"/>
              <w:rPr>
                <w:rStyle w:val="gnkrckgcgsb"/>
                <w:rFonts w:ascii="Times New Roman" w:hAnsi="Times New Roman" w:cs="Times New Roman"/>
                <w:b w:val="0"/>
                <w:color w:val="000000"/>
                <w:sz w:val="22"/>
                <w:szCs w:val="22"/>
                <w:bdr w:val="none" w:sz="0" w:space="0" w:color="auto" w:frame="1"/>
              </w:rPr>
            </w:pPr>
            <w:proofErr w:type="spellStart"/>
            <w:proofErr w:type="gramStart"/>
            <w:r w:rsidRPr="00AF4C99">
              <w:rPr>
                <w:rStyle w:val="gnkrckgcgsb"/>
                <w:rFonts w:ascii="Times New Roman" w:hAnsi="Times New Roman" w:cs="Times New Roman"/>
                <w:b w:val="0"/>
                <w:color w:val="000000"/>
                <w:sz w:val="22"/>
                <w:szCs w:val="22"/>
                <w:bdr w:val="none" w:sz="0" w:space="0" w:color="auto" w:frame="1"/>
              </w:rPr>
              <w:t>pre,open</w:t>
            </w:r>
            <w:proofErr w:type="spellEnd"/>
            <w:proofErr w:type="gramEnd"/>
            <w:r w:rsidRPr="00AF4C99">
              <w:rPr>
                <w:rStyle w:val="gnkrckgcgsb"/>
                <w:rFonts w:ascii="Times New Roman" w:hAnsi="Times New Roman" w:cs="Times New Roman"/>
                <w:b w:val="0"/>
                <w:color w:val="000000"/>
                <w:sz w:val="22"/>
                <w:szCs w:val="22"/>
                <w:bdr w:val="none" w:sz="0" w:space="0" w:color="auto" w:frame="1"/>
              </w:rPr>
              <w:t xml:space="preserve"> - </w:t>
            </w:r>
            <w:proofErr w:type="spellStart"/>
            <w:r w:rsidRPr="00AF4C99">
              <w:rPr>
                <w:rStyle w:val="gnkrckgcgsb"/>
                <w:rFonts w:ascii="Times New Roman" w:hAnsi="Times New Roman" w:cs="Times New Roman"/>
                <w:b w:val="0"/>
                <w:color w:val="000000"/>
                <w:sz w:val="22"/>
                <w:szCs w:val="22"/>
                <w:bdr w:val="none" w:sz="0" w:space="0" w:color="auto" w:frame="1"/>
              </w:rPr>
              <w:t>post,shrub</w:t>
            </w:r>
            <w:proofErr w:type="spellEnd"/>
          </w:p>
        </w:tc>
        <w:tc>
          <w:tcPr>
            <w:tcW w:w="1980" w:type="dxa"/>
          </w:tcPr>
          <w:p w14:paraId="382249EF"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0.15930471</w:t>
            </w:r>
          </w:p>
        </w:tc>
        <w:tc>
          <w:tcPr>
            <w:tcW w:w="1710" w:type="dxa"/>
          </w:tcPr>
          <w:p w14:paraId="167B20E8"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0.08775466</w:t>
            </w:r>
          </w:p>
        </w:tc>
        <w:tc>
          <w:tcPr>
            <w:tcW w:w="1363" w:type="dxa"/>
          </w:tcPr>
          <w:p w14:paraId="0CAA17E9"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 xml:space="preserve">1.815  </w:t>
            </w:r>
          </w:p>
        </w:tc>
        <w:tc>
          <w:tcPr>
            <w:tcW w:w="1140" w:type="dxa"/>
          </w:tcPr>
          <w:p w14:paraId="7463FEE3"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0.2660</w:t>
            </w:r>
          </w:p>
        </w:tc>
      </w:tr>
      <w:tr w:rsidR="000F7824" w:rsidRPr="00AF4C99" w14:paraId="10E7DDD4" w14:textId="77777777" w:rsidTr="00886F90">
        <w:trPr>
          <w:trHeight w:val="275"/>
        </w:trPr>
        <w:tc>
          <w:tcPr>
            <w:cnfStyle w:val="001000000000" w:firstRow="0" w:lastRow="0" w:firstColumn="1" w:lastColumn="0" w:oddVBand="0" w:evenVBand="0" w:oddHBand="0" w:evenHBand="0" w:firstRowFirstColumn="0" w:firstRowLastColumn="0" w:lastRowFirstColumn="0" w:lastRowLastColumn="0"/>
            <w:tcW w:w="3055" w:type="dxa"/>
          </w:tcPr>
          <w:p w14:paraId="2B8DE2DF" w14:textId="77777777" w:rsidR="000F7824" w:rsidRPr="00AF4C99" w:rsidRDefault="000F7824" w:rsidP="00886F90">
            <w:pPr>
              <w:pStyle w:val="HTMLPreformatted"/>
              <w:wordWrap w:val="0"/>
              <w:jc w:val="center"/>
              <w:rPr>
                <w:rStyle w:val="gnkrckgcgsb"/>
                <w:rFonts w:ascii="Times New Roman" w:hAnsi="Times New Roman" w:cs="Times New Roman"/>
                <w:b w:val="0"/>
                <w:color w:val="000000"/>
                <w:sz w:val="22"/>
                <w:szCs w:val="22"/>
                <w:bdr w:val="none" w:sz="0" w:space="0" w:color="auto" w:frame="1"/>
              </w:rPr>
            </w:pPr>
            <w:proofErr w:type="spellStart"/>
            <w:proofErr w:type="gramStart"/>
            <w:r w:rsidRPr="00AF4C99">
              <w:rPr>
                <w:rStyle w:val="gnkrckgcgsb"/>
                <w:rFonts w:ascii="Times New Roman" w:hAnsi="Times New Roman" w:cs="Times New Roman"/>
                <w:b w:val="0"/>
                <w:color w:val="000000"/>
                <w:sz w:val="22"/>
                <w:szCs w:val="22"/>
                <w:bdr w:val="none" w:sz="0" w:space="0" w:color="auto" w:frame="1"/>
              </w:rPr>
              <w:t>post,open</w:t>
            </w:r>
            <w:proofErr w:type="spellEnd"/>
            <w:proofErr w:type="gramEnd"/>
            <w:r w:rsidRPr="00AF4C99">
              <w:rPr>
                <w:rStyle w:val="gnkrckgcgsb"/>
                <w:rFonts w:ascii="Times New Roman" w:hAnsi="Times New Roman" w:cs="Times New Roman"/>
                <w:b w:val="0"/>
                <w:color w:val="000000"/>
                <w:sz w:val="22"/>
                <w:szCs w:val="22"/>
                <w:bdr w:val="none" w:sz="0" w:space="0" w:color="auto" w:frame="1"/>
              </w:rPr>
              <w:t xml:space="preserve"> - </w:t>
            </w:r>
            <w:proofErr w:type="spellStart"/>
            <w:r w:rsidRPr="00AF4C99">
              <w:rPr>
                <w:rStyle w:val="gnkrckgcgsb"/>
                <w:rFonts w:ascii="Times New Roman" w:hAnsi="Times New Roman" w:cs="Times New Roman"/>
                <w:b w:val="0"/>
                <w:color w:val="000000"/>
                <w:sz w:val="22"/>
                <w:szCs w:val="22"/>
                <w:bdr w:val="none" w:sz="0" w:space="0" w:color="auto" w:frame="1"/>
              </w:rPr>
              <w:t>pre,shrub</w:t>
            </w:r>
            <w:proofErr w:type="spellEnd"/>
          </w:p>
        </w:tc>
        <w:tc>
          <w:tcPr>
            <w:tcW w:w="1980" w:type="dxa"/>
          </w:tcPr>
          <w:p w14:paraId="7D4550B0"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-0.11587589</w:t>
            </w:r>
          </w:p>
        </w:tc>
        <w:tc>
          <w:tcPr>
            <w:tcW w:w="1710" w:type="dxa"/>
          </w:tcPr>
          <w:p w14:paraId="67355B4F"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0.08384195</w:t>
            </w:r>
          </w:p>
        </w:tc>
        <w:tc>
          <w:tcPr>
            <w:tcW w:w="1363" w:type="dxa"/>
          </w:tcPr>
          <w:p w14:paraId="04FCCAC8"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w:t>
            </w:r>
            <w:proofErr w:type="gramStart"/>
            <w:r w:rsidRPr="00AF4C99">
              <w:rPr>
                <w:rFonts w:ascii="Times New Roman" w:hAnsi="Times New Roman" w:cs="Times New Roman"/>
              </w:rPr>
              <w:t xml:space="preserve">1.382  </w:t>
            </w:r>
            <w:proofErr w:type="gramEnd"/>
          </w:p>
        </w:tc>
        <w:tc>
          <w:tcPr>
            <w:tcW w:w="1140" w:type="dxa"/>
          </w:tcPr>
          <w:p w14:paraId="70FC0F67" w14:textId="77777777" w:rsidR="000F7824" w:rsidRPr="00AF4C99" w:rsidRDefault="000F7824" w:rsidP="00886F9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0.5106</w:t>
            </w:r>
          </w:p>
        </w:tc>
      </w:tr>
      <w:tr w:rsidR="000F7824" w:rsidRPr="00AF4C99" w14:paraId="1CB0FCB0" w14:textId="77777777" w:rsidTr="00886F90">
        <w:trPr>
          <w:trHeight w:val="162"/>
        </w:trPr>
        <w:tc>
          <w:tcPr>
            <w:cnfStyle w:val="001000000000" w:firstRow="0" w:lastRow="0" w:firstColumn="1" w:lastColumn="0" w:oddVBand="0" w:evenVBand="0" w:oddHBand="0" w:evenHBand="0" w:firstRowFirstColumn="0" w:firstRowLastColumn="0" w:lastRowFirstColumn="0" w:lastRowLastColumn="0"/>
            <w:tcW w:w="3055" w:type="dxa"/>
          </w:tcPr>
          <w:p w14:paraId="2A35C7C9" w14:textId="77777777" w:rsidR="000F7824" w:rsidRPr="00AF4C99" w:rsidRDefault="000F7824" w:rsidP="00886F90">
            <w:pPr>
              <w:pStyle w:val="HTMLPreformatted"/>
              <w:wordWrap w:val="0"/>
              <w:jc w:val="center"/>
              <w:rPr>
                <w:rStyle w:val="gnkrckgcgsb"/>
                <w:rFonts w:ascii="Times New Roman" w:hAnsi="Times New Roman" w:cs="Times New Roman"/>
                <w:b w:val="0"/>
                <w:color w:val="000000"/>
                <w:sz w:val="22"/>
                <w:szCs w:val="22"/>
                <w:bdr w:val="none" w:sz="0" w:space="0" w:color="auto" w:frame="1"/>
              </w:rPr>
            </w:pPr>
            <w:proofErr w:type="spellStart"/>
            <w:proofErr w:type="gramStart"/>
            <w:r w:rsidRPr="00AF4C99">
              <w:rPr>
                <w:rStyle w:val="gnkrckgcgsb"/>
                <w:rFonts w:ascii="Times New Roman" w:hAnsi="Times New Roman" w:cs="Times New Roman"/>
                <w:b w:val="0"/>
                <w:color w:val="000000"/>
                <w:sz w:val="22"/>
                <w:szCs w:val="22"/>
                <w:bdr w:val="none" w:sz="0" w:space="0" w:color="auto" w:frame="1"/>
              </w:rPr>
              <w:t>post,open</w:t>
            </w:r>
            <w:proofErr w:type="spellEnd"/>
            <w:proofErr w:type="gramEnd"/>
            <w:r w:rsidRPr="00AF4C99">
              <w:rPr>
                <w:rStyle w:val="gnkrckgcgsb"/>
                <w:rFonts w:ascii="Times New Roman" w:hAnsi="Times New Roman" w:cs="Times New Roman"/>
                <w:b w:val="0"/>
                <w:color w:val="000000"/>
                <w:sz w:val="22"/>
                <w:szCs w:val="22"/>
                <w:bdr w:val="none" w:sz="0" w:space="0" w:color="auto" w:frame="1"/>
              </w:rPr>
              <w:t xml:space="preserve"> - </w:t>
            </w:r>
            <w:proofErr w:type="spellStart"/>
            <w:r w:rsidRPr="00AF4C99">
              <w:rPr>
                <w:rStyle w:val="gnkrckgcgsb"/>
                <w:rFonts w:ascii="Times New Roman" w:hAnsi="Times New Roman" w:cs="Times New Roman"/>
                <w:b w:val="0"/>
                <w:color w:val="000000"/>
                <w:sz w:val="22"/>
                <w:szCs w:val="22"/>
                <w:bdr w:val="none" w:sz="0" w:space="0" w:color="auto" w:frame="1"/>
              </w:rPr>
              <w:t>post,shrub</w:t>
            </w:r>
            <w:proofErr w:type="spellEnd"/>
          </w:p>
        </w:tc>
        <w:tc>
          <w:tcPr>
            <w:tcW w:w="1980" w:type="dxa"/>
          </w:tcPr>
          <w:p w14:paraId="6C3E4594"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0.12392924</w:t>
            </w:r>
          </w:p>
        </w:tc>
        <w:tc>
          <w:tcPr>
            <w:tcW w:w="1710" w:type="dxa"/>
          </w:tcPr>
          <w:p w14:paraId="2C003D9F"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0.09113159</w:t>
            </w:r>
          </w:p>
        </w:tc>
        <w:tc>
          <w:tcPr>
            <w:tcW w:w="1363" w:type="dxa"/>
          </w:tcPr>
          <w:p w14:paraId="2048C42C"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 xml:space="preserve">1.360  </w:t>
            </w:r>
          </w:p>
        </w:tc>
        <w:tc>
          <w:tcPr>
            <w:tcW w:w="1140" w:type="dxa"/>
          </w:tcPr>
          <w:p w14:paraId="229A836F"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0.5247</w:t>
            </w:r>
          </w:p>
        </w:tc>
      </w:tr>
      <w:tr w:rsidR="000F7824" w:rsidRPr="00AF4C99" w14:paraId="0930D92A" w14:textId="77777777" w:rsidTr="00886F90">
        <w:trPr>
          <w:trHeight w:val="293"/>
        </w:trPr>
        <w:tc>
          <w:tcPr>
            <w:cnfStyle w:val="001000000000" w:firstRow="0" w:lastRow="0" w:firstColumn="1" w:lastColumn="0" w:oddVBand="0" w:evenVBand="0" w:oddHBand="0" w:evenHBand="0" w:firstRowFirstColumn="0" w:firstRowLastColumn="0" w:lastRowFirstColumn="0" w:lastRowLastColumn="0"/>
            <w:tcW w:w="3055" w:type="dxa"/>
          </w:tcPr>
          <w:p w14:paraId="4CDAAABA" w14:textId="77777777" w:rsidR="000F7824" w:rsidRPr="00AF4C99" w:rsidRDefault="000F7824" w:rsidP="00886F90">
            <w:pPr>
              <w:pStyle w:val="HTMLPreformatted"/>
              <w:wordWrap w:val="0"/>
              <w:jc w:val="center"/>
              <w:rPr>
                <w:rStyle w:val="gnkrckgcgsb"/>
                <w:rFonts w:ascii="Times New Roman" w:hAnsi="Times New Roman" w:cs="Times New Roman"/>
                <w:b w:val="0"/>
                <w:color w:val="000000"/>
                <w:sz w:val="22"/>
                <w:szCs w:val="22"/>
                <w:bdr w:val="none" w:sz="0" w:space="0" w:color="auto" w:frame="1"/>
              </w:rPr>
            </w:pPr>
            <w:proofErr w:type="spellStart"/>
            <w:proofErr w:type="gramStart"/>
            <w:r w:rsidRPr="00AF4C99">
              <w:rPr>
                <w:rStyle w:val="gnkrckgcgsb"/>
                <w:rFonts w:ascii="Times New Roman" w:hAnsi="Times New Roman" w:cs="Times New Roman"/>
                <w:b w:val="0"/>
                <w:color w:val="000000"/>
                <w:sz w:val="22"/>
                <w:szCs w:val="22"/>
                <w:bdr w:val="none" w:sz="0" w:space="0" w:color="auto" w:frame="1"/>
              </w:rPr>
              <w:t>pre,shrub</w:t>
            </w:r>
            <w:proofErr w:type="spellEnd"/>
            <w:proofErr w:type="gramEnd"/>
            <w:r w:rsidRPr="00AF4C99">
              <w:rPr>
                <w:rStyle w:val="gnkrckgcgsb"/>
                <w:rFonts w:ascii="Times New Roman" w:hAnsi="Times New Roman" w:cs="Times New Roman"/>
                <w:b w:val="0"/>
                <w:color w:val="000000"/>
                <w:sz w:val="22"/>
                <w:szCs w:val="22"/>
                <w:bdr w:val="none" w:sz="0" w:space="0" w:color="auto" w:frame="1"/>
              </w:rPr>
              <w:t xml:space="preserve"> - </w:t>
            </w:r>
            <w:proofErr w:type="spellStart"/>
            <w:r w:rsidRPr="00AF4C99">
              <w:rPr>
                <w:rStyle w:val="gnkrckgcgsb"/>
                <w:rFonts w:ascii="Times New Roman" w:hAnsi="Times New Roman" w:cs="Times New Roman"/>
                <w:b w:val="0"/>
                <w:color w:val="000000"/>
                <w:sz w:val="22"/>
                <w:szCs w:val="22"/>
                <w:bdr w:val="none" w:sz="0" w:space="0" w:color="auto" w:frame="1"/>
              </w:rPr>
              <w:t>post,shrub</w:t>
            </w:r>
            <w:proofErr w:type="spellEnd"/>
          </w:p>
        </w:tc>
        <w:tc>
          <w:tcPr>
            <w:tcW w:w="1980" w:type="dxa"/>
          </w:tcPr>
          <w:p w14:paraId="7BD483A6"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0.23980513</w:t>
            </w:r>
          </w:p>
        </w:tc>
        <w:tc>
          <w:tcPr>
            <w:tcW w:w="1710" w:type="dxa"/>
          </w:tcPr>
          <w:p w14:paraId="22CB6E98"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0.05952906</w:t>
            </w:r>
          </w:p>
        </w:tc>
        <w:tc>
          <w:tcPr>
            <w:tcW w:w="1363" w:type="dxa"/>
          </w:tcPr>
          <w:p w14:paraId="715E7749"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 xml:space="preserve">4.028  </w:t>
            </w:r>
          </w:p>
        </w:tc>
        <w:tc>
          <w:tcPr>
            <w:tcW w:w="1140" w:type="dxa"/>
          </w:tcPr>
          <w:p w14:paraId="501322F4" w14:textId="77777777" w:rsidR="000F7824" w:rsidRPr="00AF4C99" w:rsidRDefault="000F7824" w:rsidP="00886F9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0.0003</w:t>
            </w:r>
          </w:p>
        </w:tc>
      </w:tr>
    </w:tbl>
    <w:p w14:paraId="3207D0AA" w14:textId="77777777" w:rsidR="00806257" w:rsidRDefault="00806257" w:rsidP="00595DF4">
      <w:pPr>
        <w:pStyle w:val="Heading2"/>
        <w:spacing w:line="480" w:lineRule="auto"/>
      </w:pPr>
    </w:p>
    <w:p w14:paraId="70DCCA45" w14:textId="77777777" w:rsidR="00B51372" w:rsidRPr="00C50B1B" w:rsidRDefault="00B51372" w:rsidP="00595DF4">
      <w:pPr>
        <w:pStyle w:val="Heading2"/>
        <w:spacing w:line="480" w:lineRule="auto"/>
      </w:pPr>
      <w:r w:rsidRPr="00C50B1B">
        <w:t>Sensitivity of arthropod community models</w:t>
      </w:r>
      <w:bookmarkEnd w:id="360"/>
    </w:p>
    <w:p w14:paraId="6148A1F7" w14:textId="77777777" w:rsidR="00B51372" w:rsidRPr="00174190" w:rsidRDefault="000F7824" w:rsidP="00707480">
      <w:pPr>
        <w:spacing w:line="480" w:lineRule="auto"/>
      </w:pPr>
      <w:r>
        <w:t>Table A7</w:t>
      </w:r>
      <w:r w:rsidR="00B51372">
        <w:t>: Negative binomial GLMM (</w:t>
      </w:r>
      <w:proofErr w:type="spellStart"/>
      <w:r w:rsidR="00B51372">
        <w:t>glmer.nb</w:t>
      </w:r>
      <w:proofErr w:type="spellEnd"/>
      <w:r w:rsidR="00B51372">
        <w:t xml:space="preserve">, lme4) for arthropod abundance – </w:t>
      </w:r>
      <w:proofErr w:type="spellStart"/>
      <w:r w:rsidR="00B51372">
        <w:t>Melyridae</w:t>
      </w:r>
      <w:proofErr w:type="spellEnd"/>
      <w:r w:rsidR="00B51372">
        <w:t xml:space="preserve"> included and </w:t>
      </w:r>
      <w:proofErr w:type="spellStart"/>
      <w:r w:rsidR="00B51372">
        <w:t>Melyridae</w:t>
      </w:r>
      <w:proofErr w:type="spellEnd"/>
      <w:r w:rsidR="00B51372">
        <w:t xml:space="preserve"> only.</w:t>
      </w:r>
    </w:p>
    <w:tbl>
      <w:tblPr>
        <w:tblStyle w:val="PlainTable21"/>
        <w:tblW w:w="9900" w:type="dxa"/>
        <w:tblLayout w:type="fixed"/>
        <w:tblLook w:val="06A0" w:firstRow="1" w:lastRow="0" w:firstColumn="1" w:lastColumn="0" w:noHBand="1" w:noVBand="1"/>
      </w:tblPr>
      <w:tblGrid>
        <w:gridCol w:w="2065"/>
        <w:gridCol w:w="1350"/>
        <w:gridCol w:w="1350"/>
        <w:gridCol w:w="1265"/>
        <w:gridCol w:w="1440"/>
        <w:gridCol w:w="1080"/>
        <w:gridCol w:w="1350"/>
      </w:tblGrid>
      <w:tr w:rsidR="00B51372" w:rsidRPr="00D73332" w14:paraId="04F8AF47" w14:textId="77777777" w:rsidTr="007074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A7A65F6" w14:textId="77777777" w:rsidR="00B51372" w:rsidRPr="00D73332" w:rsidRDefault="00B51372" w:rsidP="00DF55E7">
            <w:pPr>
              <w:jc w:val="center"/>
              <w:rPr>
                <w:b w:val="0"/>
                <w:sz w:val="22"/>
                <w:szCs w:val="22"/>
              </w:rPr>
            </w:pPr>
          </w:p>
        </w:tc>
        <w:tc>
          <w:tcPr>
            <w:tcW w:w="3965" w:type="dxa"/>
            <w:gridSpan w:val="3"/>
          </w:tcPr>
          <w:p w14:paraId="04A6510F" w14:textId="77777777" w:rsidR="00B51372" w:rsidRPr="00D73332" w:rsidRDefault="00B51372" w:rsidP="00DF55E7">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D73332">
              <w:rPr>
                <w:b w:val="0"/>
                <w:sz w:val="22"/>
                <w:szCs w:val="22"/>
              </w:rPr>
              <w:t>Insect abundance (</w:t>
            </w:r>
            <w:proofErr w:type="spellStart"/>
            <w:r w:rsidRPr="00D73332">
              <w:rPr>
                <w:b w:val="0"/>
                <w:sz w:val="22"/>
                <w:szCs w:val="22"/>
              </w:rPr>
              <w:t>Melyridae</w:t>
            </w:r>
            <w:proofErr w:type="spellEnd"/>
            <w:r w:rsidRPr="00D73332">
              <w:rPr>
                <w:b w:val="0"/>
                <w:sz w:val="22"/>
                <w:szCs w:val="22"/>
              </w:rPr>
              <w:t>: included)</w:t>
            </w:r>
          </w:p>
        </w:tc>
        <w:tc>
          <w:tcPr>
            <w:tcW w:w="3870" w:type="dxa"/>
            <w:gridSpan w:val="3"/>
          </w:tcPr>
          <w:p w14:paraId="7B8052E2" w14:textId="77777777" w:rsidR="00B51372" w:rsidRPr="00D73332" w:rsidRDefault="00B51372" w:rsidP="00DF55E7">
            <w:pPr>
              <w:jc w:val="center"/>
              <w:cnfStyle w:val="100000000000" w:firstRow="1" w:lastRow="0" w:firstColumn="0" w:lastColumn="0" w:oddVBand="0" w:evenVBand="0" w:oddHBand="0" w:evenHBand="0" w:firstRowFirstColumn="0" w:firstRowLastColumn="0" w:lastRowFirstColumn="0" w:lastRowLastColumn="0"/>
              <w:rPr>
                <w:b w:val="0"/>
                <w:sz w:val="22"/>
                <w:szCs w:val="22"/>
              </w:rPr>
            </w:pPr>
            <w:proofErr w:type="spellStart"/>
            <w:r w:rsidRPr="00D73332">
              <w:rPr>
                <w:b w:val="0"/>
                <w:sz w:val="22"/>
                <w:szCs w:val="22"/>
              </w:rPr>
              <w:t>Melyridae</w:t>
            </w:r>
            <w:proofErr w:type="spellEnd"/>
            <w:r w:rsidRPr="00D73332">
              <w:rPr>
                <w:b w:val="0"/>
                <w:sz w:val="22"/>
                <w:szCs w:val="22"/>
              </w:rPr>
              <w:t>: abundance only</w:t>
            </w:r>
          </w:p>
        </w:tc>
      </w:tr>
      <w:tr w:rsidR="00B51372" w:rsidRPr="00D73332" w14:paraId="31ECC032" w14:textId="77777777" w:rsidTr="00707480">
        <w:tc>
          <w:tcPr>
            <w:cnfStyle w:val="001000000000" w:firstRow="0" w:lastRow="0" w:firstColumn="1" w:lastColumn="0" w:oddVBand="0" w:evenVBand="0" w:oddHBand="0" w:evenHBand="0" w:firstRowFirstColumn="0" w:firstRowLastColumn="0" w:lastRowFirstColumn="0" w:lastRowLastColumn="0"/>
            <w:tcW w:w="2065" w:type="dxa"/>
          </w:tcPr>
          <w:p w14:paraId="5368DDFB" w14:textId="77777777" w:rsidR="00B51372" w:rsidRPr="00D73332" w:rsidRDefault="00B51372" w:rsidP="00DF55E7">
            <w:pPr>
              <w:jc w:val="center"/>
              <w:rPr>
                <w:b w:val="0"/>
                <w:sz w:val="20"/>
                <w:szCs w:val="20"/>
              </w:rPr>
            </w:pPr>
          </w:p>
        </w:tc>
        <w:tc>
          <w:tcPr>
            <w:tcW w:w="1350" w:type="dxa"/>
          </w:tcPr>
          <w:p w14:paraId="7918BFF2" w14:textId="77777777" w:rsidR="00B51372" w:rsidRPr="00D73332" w:rsidRDefault="00B51372" w:rsidP="00DF55E7">
            <w:pPr>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73332">
              <w:rPr>
                <w:sz w:val="20"/>
                <w:szCs w:val="20"/>
              </w:rPr>
              <w:t>Coef</w:t>
            </w:r>
            <w:proofErr w:type="spellEnd"/>
          </w:p>
        </w:tc>
        <w:tc>
          <w:tcPr>
            <w:tcW w:w="1350" w:type="dxa"/>
          </w:tcPr>
          <w:p w14:paraId="458897FB" w14:textId="77777777" w:rsidR="00B51372" w:rsidRPr="00D73332" w:rsidRDefault="00B51372" w:rsidP="00DF55E7">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χ</w:t>
            </w:r>
            <w:r w:rsidRPr="00D73332">
              <w:rPr>
                <w:sz w:val="20"/>
                <w:szCs w:val="20"/>
                <w:vertAlign w:val="superscript"/>
              </w:rPr>
              <w:t xml:space="preserve">2 </w:t>
            </w:r>
          </w:p>
        </w:tc>
        <w:tc>
          <w:tcPr>
            <w:tcW w:w="1265" w:type="dxa"/>
          </w:tcPr>
          <w:p w14:paraId="243B55C5" w14:textId="77777777" w:rsidR="00B51372" w:rsidRPr="00D73332" w:rsidRDefault="00B51372" w:rsidP="00DF55E7">
            <w:pPr>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D73332">
              <w:rPr>
                <w:sz w:val="20"/>
                <w:szCs w:val="20"/>
              </w:rPr>
              <w:t>p</w:t>
            </w:r>
            <w:proofErr w:type="gramEnd"/>
            <w:r w:rsidRPr="00D73332">
              <w:rPr>
                <w:sz w:val="20"/>
                <w:szCs w:val="20"/>
              </w:rPr>
              <w:t xml:space="preserve"> </w:t>
            </w:r>
          </w:p>
        </w:tc>
        <w:tc>
          <w:tcPr>
            <w:tcW w:w="1440" w:type="dxa"/>
          </w:tcPr>
          <w:p w14:paraId="13563B63" w14:textId="77777777" w:rsidR="00B51372" w:rsidRPr="00D73332" w:rsidRDefault="00B51372" w:rsidP="00DF55E7">
            <w:pPr>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73332">
              <w:rPr>
                <w:sz w:val="20"/>
                <w:szCs w:val="20"/>
              </w:rPr>
              <w:t>Coef</w:t>
            </w:r>
            <w:proofErr w:type="spellEnd"/>
          </w:p>
        </w:tc>
        <w:tc>
          <w:tcPr>
            <w:tcW w:w="1080" w:type="dxa"/>
          </w:tcPr>
          <w:p w14:paraId="6E31101E" w14:textId="77777777" w:rsidR="00B51372" w:rsidRPr="00D73332" w:rsidRDefault="00B51372" w:rsidP="00DF55E7">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χ</w:t>
            </w:r>
            <w:r w:rsidRPr="00D73332">
              <w:rPr>
                <w:sz w:val="20"/>
                <w:szCs w:val="20"/>
                <w:vertAlign w:val="superscript"/>
              </w:rPr>
              <w:t xml:space="preserve">2 </w:t>
            </w:r>
          </w:p>
        </w:tc>
        <w:tc>
          <w:tcPr>
            <w:tcW w:w="1350" w:type="dxa"/>
          </w:tcPr>
          <w:p w14:paraId="6B442FDA" w14:textId="77777777" w:rsidR="00B51372" w:rsidRPr="00D73332" w:rsidRDefault="00B51372" w:rsidP="00DF55E7">
            <w:pPr>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D73332">
              <w:rPr>
                <w:sz w:val="20"/>
                <w:szCs w:val="20"/>
              </w:rPr>
              <w:t>p</w:t>
            </w:r>
            <w:proofErr w:type="gramEnd"/>
            <w:r w:rsidRPr="00D73332">
              <w:rPr>
                <w:sz w:val="20"/>
                <w:szCs w:val="20"/>
              </w:rPr>
              <w:t xml:space="preserve"> </w:t>
            </w:r>
          </w:p>
        </w:tc>
      </w:tr>
      <w:tr w:rsidR="00B51372" w:rsidRPr="00D73332" w14:paraId="33CFCAB8" w14:textId="77777777" w:rsidTr="00707480">
        <w:trPr>
          <w:trHeight w:val="260"/>
        </w:trPr>
        <w:tc>
          <w:tcPr>
            <w:cnfStyle w:val="001000000000" w:firstRow="0" w:lastRow="0" w:firstColumn="1" w:lastColumn="0" w:oddVBand="0" w:evenVBand="0" w:oddHBand="0" w:evenHBand="0" w:firstRowFirstColumn="0" w:firstRowLastColumn="0" w:lastRowFirstColumn="0" w:lastRowLastColumn="0"/>
            <w:tcW w:w="2065" w:type="dxa"/>
          </w:tcPr>
          <w:p w14:paraId="62961DB2" w14:textId="77777777" w:rsidR="00B51372" w:rsidRPr="00D73332" w:rsidRDefault="00B51372" w:rsidP="00DF55E7">
            <w:pPr>
              <w:jc w:val="center"/>
              <w:rPr>
                <w:b w:val="0"/>
                <w:sz w:val="20"/>
                <w:szCs w:val="20"/>
              </w:rPr>
            </w:pPr>
            <w:r w:rsidRPr="00D73332">
              <w:rPr>
                <w:b w:val="0"/>
                <w:sz w:val="20"/>
                <w:szCs w:val="20"/>
              </w:rPr>
              <w:t>Microsite (shrub)</w:t>
            </w:r>
          </w:p>
        </w:tc>
        <w:tc>
          <w:tcPr>
            <w:tcW w:w="1350" w:type="dxa"/>
          </w:tcPr>
          <w:p w14:paraId="33FE2635" w14:textId="77777777" w:rsidR="00B51372" w:rsidRPr="00D73332" w:rsidRDefault="00B51372" w:rsidP="00DF55E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D73332">
              <w:rPr>
                <w:rStyle w:val="gnkrckgcgsb"/>
                <w:rFonts w:ascii="Times New Roman" w:hAnsi="Times New Roman" w:cs="Times New Roman"/>
                <w:color w:val="000000"/>
                <w:bdr w:val="none" w:sz="0" w:space="0" w:color="auto" w:frame="1"/>
              </w:rPr>
              <w:t>-0.09872</w:t>
            </w:r>
          </w:p>
        </w:tc>
        <w:tc>
          <w:tcPr>
            <w:tcW w:w="1350" w:type="dxa"/>
          </w:tcPr>
          <w:p w14:paraId="380C925A" w14:textId="77777777" w:rsidR="00B51372" w:rsidRPr="00D73332" w:rsidRDefault="00B51372" w:rsidP="00DF55E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D73332">
              <w:rPr>
                <w:rStyle w:val="gnkrckgcgsb"/>
                <w:rFonts w:ascii="Times New Roman" w:hAnsi="Times New Roman" w:cs="Times New Roman"/>
                <w:color w:val="000000"/>
                <w:bdr w:val="none" w:sz="0" w:space="0" w:color="auto" w:frame="1"/>
              </w:rPr>
              <w:t>1.808</w:t>
            </w:r>
          </w:p>
        </w:tc>
        <w:tc>
          <w:tcPr>
            <w:tcW w:w="1265" w:type="dxa"/>
          </w:tcPr>
          <w:p w14:paraId="55574B07" w14:textId="77777777" w:rsidR="00B51372" w:rsidRPr="00D73332" w:rsidRDefault="00B51372" w:rsidP="00DF55E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D73332">
              <w:rPr>
                <w:rStyle w:val="gnkrckgcgsb"/>
                <w:rFonts w:ascii="Times New Roman" w:hAnsi="Times New Roman" w:cs="Times New Roman"/>
                <w:color w:val="000000"/>
                <w:bdr w:val="none" w:sz="0" w:space="0" w:color="auto" w:frame="1"/>
              </w:rPr>
              <w:t>0.1787</w:t>
            </w:r>
          </w:p>
        </w:tc>
        <w:tc>
          <w:tcPr>
            <w:tcW w:w="1440" w:type="dxa"/>
          </w:tcPr>
          <w:p w14:paraId="10E63E90" w14:textId="77777777" w:rsidR="00B51372" w:rsidRPr="00D73332" w:rsidRDefault="00B51372" w:rsidP="00DF55E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D73332">
              <w:rPr>
                <w:rStyle w:val="gnkrckgcgsb"/>
                <w:rFonts w:ascii="Times New Roman" w:hAnsi="Times New Roman" w:cs="Times New Roman"/>
                <w:color w:val="000000"/>
                <w:bdr w:val="none" w:sz="0" w:space="0" w:color="auto" w:frame="1"/>
              </w:rPr>
              <w:t>-1.1920</w:t>
            </w:r>
          </w:p>
        </w:tc>
        <w:tc>
          <w:tcPr>
            <w:tcW w:w="1080" w:type="dxa"/>
          </w:tcPr>
          <w:p w14:paraId="6BFAC6D1" w14:textId="77777777" w:rsidR="00B51372" w:rsidRPr="00D73332" w:rsidRDefault="00B51372" w:rsidP="00DF55E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D73332">
              <w:rPr>
                <w:rStyle w:val="gnkrckgcgsb"/>
                <w:rFonts w:ascii="Times New Roman" w:hAnsi="Times New Roman" w:cs="Times New Roman"/>
                <w:color w:val="000000"/>
                <w:bdr w:val="none" w:sz="0" w:space="0" w:color="auto" w:frame="1"/>
              </w:rPr>
              <w:t>38.0394</w:t>
            </w:r>
          </w:p>
        </w:tc>
        <w:tc>
          <w:tcPr>
            <w:tcW w:w="1350" w:type="dxa"/>
          </w:tcPr>
          <w:p w14:paraId="0EAA3C16" w14:textId="77777777" w:rsidR="00B51372" w:rsidRPr="00D73332" w:rsidRDefault="00B51372" w:rsidP="00DF55E7">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0&lt;0.0001</w:t>
            </w:r>
          </w:p>
        </w:tc>
      </w:tr>
      <w:tr w:rsidR="00B51372" w:rsidRPr="00D73332" w14:paraId="287E00EB" w14:textId="77777777" w:rsidTr="00707480">
        <w:tc>
          <w:tcPr>
            <w:cnfStyle w:val="001000000000" w:firstRow="0" w:lastRow="0" w:firstColumn="1" w:lastColumn="0" w:oddVBand="0" w:evenVBand="0" w:oddHBand="0" w:evenHBand="0" w:firstRowFirstColumn="0" w:firstRowLastColumn="0" w:lastRowFirstColumn="0" w:lastRowLastColumn="0"/>
            <w:tcW w:w="2065" w:type="dxa"/>
          </w:tcPr>
          <w:p w14:paraId="45A0CD8F" w14:textId="77777777" w:rsidR="00B51372" w:rsidRPr="00D73332" w:rsidRDefault="00B51372" w:rsidP="00DF55E7">
            <w:pPr>
              <w:jc w:val="center"/>
              <w:rPr>
                <w:b w:val="0"/>
                <w:sz w:val="20"/>
                <w:szCs w:val="20"/>
              </w:rPr>
            </w:pPr>
            <w:r w:rsidRPr="00D73332">
              <w:rPr>
                <w:b w:val="0"/>
                <w:sz w:val="20"/>
                <w:szCs w:val="20"/>
              </w:rPr>
              <w:t>Blooming (in bloom)</w:t>
            </w:r>
          </w:p>
        </w:tc>
        <w:tc>
          <w:tcPr>
            <w:tcW w:w="1350" w:type="dxa"/>
          </w:tcPr>
          <w:p w14:paraId="44FAC330" w14:textId="77777777" w:rsidR="00B51372" w:rsidRPr="00D73332" w:rsidRDefault="00B51372" w:rsidP="00DF55E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D73332">
              <w:rPr>
                <w:rStyle w:val="gnkrckgcgsb"/>
                <w:rFonts w:ascii="Times New Roman" w:hAnsi="Times New Roman" w:cs="Times New Roman"/>
                <w:color w:val="000000"/>
                <w:bdr w:val="none" w:sz="0" w:space="0" w:color="auto" w:frame="1"/>
              </w:rPr>
              <w:t>-0.39280</w:t>
            </w:r>
          </w:p>
        </w:tc>
        <w:tc>
          <w:tcPr>
            <w:tcW w:w="1350" w:type="dxa"/>
          </w:tcPr>
          <w:p w14:paraId="631ED2EA" w14:textId="77777777" w:rsidR="00B51372" w:rsidRPr="00D73332" w:rsidRDefault="00B51372" w:rsidP="00DF55E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D73332">
              <w:rPr>
                <w:rStyle w:val="gnkrckgcgsb"/>
                <w:rFonts w:ascii="Times New Roman" w:hAnsi="Times New Roman" w:cs="Times New Roman"/>
                <w:color w:val="000000"/>
                <w:bdr w:val="none" w:sz="0" w:space="0" w:color="auto" w:frame="1"/>
              </w:rPr>
              <w:t>33.553</w:t>
            </w:r>
          </w:p>
        </w:tc>
        <w:tc>
          <w:tcPr>
            <w:tcW w:w="1265" w:type="dxa"/>
          </w:tcPr>
          <w:p w14:paraId="308E49FA" w14:textId="77777777" w:rsidR="00B51372" w:rsidRPr="00D73332" w:rsidRDefault="00B51372" w:rsidP="00DF55E7">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&lt;0.00001</w:t>
            </w:r>
          </w:p>
        </w:tc>
        <w:tc>
          <w:tcPr>
            <w:tcW w:w="1440" w:type="dxa"/>
          </w:tcPr>
          <w:p w14:paraId="5DB8D608" w14:textId="77777777" w:rsidR="00B51372" w:rsidRPr="00D73332" w:rsidRDefault="00B51372" w:rsidP="00DF55E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D73332">
              <w:rPr>
                <w:rStyle w:val="gnkrckgcgsb"/>
                <w:rFonts w:ascii="Times New Roman" w:hAnsi="Times New Roman" w:cs="Times New Roman"/>
                <w:color w:val="000000"/>
                <w:bdr w:val="none" w:sz="0" w:space="0" w:color="auto" w:frame="1"/>
              </w:rPr>
              <w:t>-0.2989</w:t>
            </w:r>
          </w:p>
        </w:tc>
        <w:tc>
          <w:tcPr>
            <w:tcW w:w="1080" w:type="dxa"/>
          </w:tcPr>
          <w:p w14:paraId="16F7E56C" w14:textId="77777777" w:rsidR="00B51372" w:rsidRPr="00D73332" w:rsidRDefault="00B51372" w:rsidP="00DF55E7">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rStyle w:val="gnkrckgcgsb"/>
                <w:color w:val="000000"/>
                <w:sz w:val="20"/>
                <w:szCs w:val="20"/>
                <w:bdr w:val="none" w:sz="0" w:space="0" w:color="auto" w:frame="1"/>
              </w:rPr>
              <w:t>3.3485</w:t>
            </w:r>
          </w:p>
        </w:tc>
        <w:tc>
          <w:tcPr>
            <w:tcW w:w="1350" w:type="dxa"/>
          </w:tcPr>
          <w:p w14:paraId="3F292505" w14:textId="77777777" w:rsidR="00B51372" w:rsidRPr="00D73332" w:rsidRDefault="00B51372" w:rsidP="00DF55E7">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rStyle w:val="gnkrckgcgsb"/>
                <w:color w:val="000000"/>
                <w:sz w:val="20"/>
                <w:szCs w:val="20"/>
                <w:bdr w:val="none" w:sz="0" w:space="0" w:color="auto" w:frame="1"/>
              </w:rPr>
              <w:t>0.067267</w:t>
            </w:r>
          </w:p>
        </w:tc>
      </w:tr>
      <w:tr w:rsidR="00B51372" w:rsidRPr="00D73332" w14:paraId="6B888683" w14:textId="77777777" w:rsidTr="00707480">
        <w:tc>
          <w:tcPr>
            <w:cnfStyle w:val="001000000000" w:firstRow="0" w:lastRow="0" w:firstColumn="1" w:lastColumn="0" w:oddVBand="0" w:evenVBand="0" w:oddHBand="0" w:evenHBand="0" w:firstRowFirstColumn="0" w:firstRowLastColumn="0" w:lastRowFirstColumn="0" w:lastRowLastColumn="0"/>
            <w:tcW w:w="2065" w:type="dxa"/>
          </w:tcPr>
          <w:p w14:paraId="04F5F185" w14:textId="77777777" w:rsidR="00B51372" w:rsidRPr="00D73332" w:rsidRDefault="00B51372" w:rsidP="00DF55E7">
            <w:pPr>
              <w:jc w:val="center"/>
              <w:rPr>
                <w:b w:val="0"/>
                <w:sz w:val="20"/>
                <w:szCs w:val="20"/>
              </w:rPr>
            </w:pPr>
            <w:r w:rsidRPr="00D73332">
              <w:rPr>
                <w:b w:val="0"/>
                <w:sz w:val="20"/>
                <w:szCs w:val="20"/>
              </w:rPr>
              <w:t>Microsite * Blooming</w:t>
            </w:r>
          </w:p>
        </w:tc>
        <w:tc>
          <w:tcPr>
            <w:tcW w:w="1350" w:type="dxa"/>
          </w:tcPr>
          <w:p w14:paraId="6A3F2CFE" w14:textId="77777777" w:rsidR="00B51372" w:rsidRPr="00D73332" w:rsidRDefault="00B51372" w:rsidP="00DF55E7">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NA</w:t>
            </w:r>
          </w:p>
        </w:tc>
        <w:tc>
          <w:tcPr>
            <w:tcW w:w="1350" w:type="dxa"/>
          </w:tcPr>
          <w:p w14:paraId="14ADF686" w14:textId="77777777" w:rsidR="00B51372" w:rsidRPr="00D73332" w:rsidRDefault="00B51372" w:rsidP="00DF55E7">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NA</w:t>
            </w:r>
          </w:p>
        </w:tc>
        <w:tc>
          <w:tcPr>
            <w:tcW w:w="1265" w:type="dxa"/>
          </w:tcPr>
          <w:p w14:paraId="70D73BE2" w14:textId="77777777" w:rsidR="00B51372" w:rsidRPr="00D73332" w:rsidRDefault="00B51372" w:rsidP="00DF55E7">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NA</w:t>
            </w:r>
          </w:p>
        </w:tc>
        <w:tc>
          <w:tcPr>
            <w:tcW w:w="1440" w:type="dxa"/>
          </w:tcPr>
          <w:p w14:paraId="0C2138B4" w14:textId="77777777" w:rsidR="00B51372" w:rsidRPr="00D73332" w:rsidRDefault="00B51372" w:rsidP="00DF55E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D73332">
              <w:rPr>
                <w:rStyle w:val="gnkrckgcgsb"/>
                <w:rFonts w:ascii="Times New Roman" w:hAnsi="Times New Roman" w:cs="Times New Roman"/>
                <w:color w:val="000000"/>
                <w:bdr w:val="none" w:sz="0" w:space="0" w:color="auto" w:frame="1"/>
              </w:rPr>
              <w:t>0.6521</w:t>
            </w:r>
          </w:p>
        </w:tc>
        <w:tc>
          <w:tcPr>
            <w:tcW w:w="1080" w:type="dxa"/>
          </w:tcPr>
          <w:p w14:paraId="7188FE92" w14:textId="77777777" w:rsidR="00B51372" w:rsidRPr="00D73332" w:rsidRDefault="00B51372" w:rsidP="00DF55E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D73332">
              <w:rPr>
                <w:rStyle w:val="gnkrckgcgsb"/>
                <w:rFonts w:ascii="Times New Roman" w:hAnsi="Times New Roman" w:cs="Times New Roman"/>
                <w:color w:val="000000"/>
                <w:bdr w:val="none" w:sz="0" w:space="0" w:color="auto" w:frame="1"/>
              </w:rPr>
              <w:t>7.1290</w:t>
            </w:r>
          </w:p>
        </w:tc>
        <w:tc>
          <w:tcPr>
            <w:tcW w:w="1350" w:type="dxa"/>
          </w:tcPr>
          <w:p w14:paraId="2F9B152F" w14:textId="77777777" w:rsidR="00B51372" w:rsidRPr="00D73332" w:rsidRDefault="00B51372" w:rsidP="00DF55E7">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rStyle w:val="gnkrckgcgsb"/>
                <w:color w:val="000000"/>
                <w:sz w:val="20"/>
                <w:szCs w:val="20"/>
                <w:bdr w:val="none" w:sz="0" w:space="0" w:color="auto" w:frame="1"/>
              </w:rPr>
              <w:t>0.007585</w:t>
            </w:r>
          </w:p>
        </w:tc>
      </w:tr>
    </w:tbl>
    <w:p w14:paraId="6F9D32A4" w14:textId="77777777" w:rsidR="000F7824" w:rsidRPr="00D73332" w:rsidRDefault="000F7824" w:rsidP="00DF55E7">
      <w:pPr>
        <w:pStyle w:val="HTMLPreformatted"/>
        <w:shd w:val="clear" w:color="auto" w:fill="FFFFFF"/>
        <w:suppressAutoHyphens/>
        <w:wordWrap w:val="0"/>
        <w:rPr>
          <w:rStyle w:val="gnkrckgcgsb"/>
          <w:rFonts w:ascii="Times New Roman" w:hAnsi="Times New Roman" w:cs="Times New Roman"/>
          <w:color w:val="000000"/>
          <w:sz w:val="24"/>
          <w:szCs w:val="24"/>
          <w:bdr w:val="none" w:sz="0" w:space="0" w:color="auto" w:frame="1"/>
        </w:rPr>
      </w:pPr>
    </w:p>
    <w:p w14:paraId="7CACC2DF" w14:textId="77777777" w:rsidR="00B51372" w:rsidRPr="00D73332" w:rsidRDefault="000F7824" w:rsidP="00DF55E7">
      <w:pPr>
        <w:pStyle w:val="HTMLPreformatted"/>
        <w:shd w:val="clear" w:color="auto" w:fill="FFFFFF"/>
        <w:suppressAutoHyphens/>
        <w:wordWrap w:val="0"/>
        <w:rPr>
          <w:rFonts w:ascii="Times New Roman" w:hAnsi="Times New Roman" w:cs="Times New Roman"/>
          <w:color w:val="000000"/>
          <w:sz w:val="24"/>
          <w:szCs w:val="24"/>
        </w:rPr>
      </w:pPr>
      <w:r w:rsidRPr="00D73332">
        <w:rPr>
          <w:rStyle w:val="gnkrckgcgsb"/>
          <w:rFonts w:ascii="Times New Roman" w:hAnsi="Times New Roman" w:cs="Times New Roman"/>
          <w:color w:val="000000"/>
          <w:sz w:val="24"/>
          <w:szCs w:val="24"/>
          <w:bdr w:val="none" w:sz="0" w:space="0" w:color="auto" w:frame="1"/>
        </w:rPr>
        <w:t>Table A8</w:t>
      </w:r>
      <w:r w:rsidR="00B51372" w:rsidRPr="00D73332">
        <w:rPr>
          <w:rStyle w:val="gnkrckgcgsb"/>
          <w:rFonts w:ascii="Times New Roman" w:hAnsi="Times New Roman" w:cs="Times New Roman"/>
          <w:color w:val="000000"/>
          <w:sz w:val="24"/>
          <w:szCs w:val="24"/>
          <w:bdr w:val="none" w:sz="0" w:space="0" w:color="auto" w:frame="1"/>
        </w:rPr>
        <w:t xml:space="preserve">: Post-hoc contrasts </w:t>
      </w:r>
      <w:r w:rsidR="00B51372" w:rsidRPr="00D73332">
        <w:rPr>
          <w:rFonts w:ascii="Times New Roman" w:hAnsi="Times New Roman" w:cs="Times New Roman"/>
          <w:color w:val="000000"/>
          <w:sz w:val="24"/>
          <w:szCs w:val="24"/>
        </w:rPr>
        <w:t>interaction for abundance (</w:t>
      </w:r>
      <w:proofErr w:type="spellStart"/>
      <w:r w:rsidR="00B51372" w:rsidRPr="00D73332">
        <w:rPr>
          <w:rFonts w:ascii="Times New Roman" w:hAnsi="Times New Roman" w:cs="Times New Roman"/>
          <w:color w:val="000000"/>
          <w:sz w:val="24"/>
          <w:szCs w:val="24"/>
        </w:rPr>
        <w:t>Melyridae</w:t>
      </w:r>
      <w:proofErr w:type="spellEnd"/>
      <w:r w:rsidR="00B51372" w:rsidRPr="00D73332">
        <w:rPr>
          <w:rFonts w:ascii="Times New Roman" w:hAnsi="Times New Roman" w:cs="Times New Roman"/>
          <w:color w:val="000000"/>
          <w:sz w:val="24"/>
          <w:szCs w:val="24"/>
        </w:rPr>
        <w:t xml:space="preserve"> only) for microsite by  </w:t>
      </w:r>
    </w:p>
    <w:p w14:paraId="0ABCEA9D" w14:textId="77777777" w:rsidR="00B51372" w:rsidRPr="00D73332" w:rsidRDefault="00B51372" w:rsidP="00DF55E7">
      <w:pPr>
        <w:pStyle w:val="HTMLPreformatted"/>
        <w:shd w:val="clear" w:color="auto" w:fill="FFFFFF"/>
        <w:suppressAutoHyphens/>
        <w:wordWrap w:val="0"/>
        <w:rPr>
          <w:rFonts w:ascii="Times New Roman" w:hAnsi="Times New Roman" w:cs="Times New Roman"/>
          <w:color w:val="000000"/>
          <w:sz w:val="24"/>
          <w:szCs w:val="24"/>
        </w:rPr>
      </w:pPr>
      <w:r w:rsidRPr="00D73332">
        <w:rPr>
          <w:rFonts w:ascii="Times New Roman" w:hAnsi="Times New Roman" w:cs="Times New Roman"/>
          <w:color w:val="000000"/>
          <w:sz w:val="24"/>
          <w:szCs w:val="24"/>
        </w:rPr>
        <w:t>Blooming (</w:t>
      </w:r>
      <w:proofErr w:type="spellStart"/>
      <w:r w:rsidRPr="00D73332">
        <w:rPr>
          <w:rFonts w:ascii="Times New Roman" w:hAnsi="Times New Roman" w:cs="Times New Roman"/>
          <w:color w:val="000000"/>
          <w:sz w:val="24"/>
          <w:szCs w:val="24"/>
        </w:rPr>
        <w:t>lsmeans</w:t>
      </w:r>
      <w:proofErr w:type="spellEnd"/>
      <w:r w:rsidRPr="00D73332">
        <w:rPr>
          <w:rFonts w:ascii="Times New Roman" w:hAnsi="Times New Roman" w:cs="Times New Roman"/>
          <w:color w:val="000000"/>
          <w:sz w:val="24"/>
          <w:szCs w:val="24"/>
        </w:rPr>
        <w:t xml:space="preserve">). </w:t>
      </w:r>
    </w:p>
    <w:p w14:paraId="0C81376B" w14:textId="77777777" w:rsidR="00B51372" w:rsidRPr="00D73332" w:rsidRDefault="00B51372" w:rsidP="00DF55E7">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tbl>
      <w:tblPr>
        <w:tblStyle w:val="PlainTable21"/>
        <w:tblW w:w="0" w:type="auto"/>
        <w:tblLook w:val="0620" w:firstRow="1" w:lastRow="0" w:firstColumn="0" w:lastColumn="0" w:noHBand="1" w:noVBand="1"/>
      </w:tblPr>
      <w:tblGrid>
        <w:gridCol w:w="2515"/>
        <w:gridCol w:w="1518"/>
        <w:gridCol w:w="1558"/>
        <w:gridCol w:w="1559"/>
        <w:gridCol w:w="1559"/>
      </w:tblGrid>
      <w:tr w:rsidR="00B51372" w:rsidRPr="00D73332" w14:paraId="0828568A" w14:textId="77777777" w:rsidTr="00707480">
        <w:trPr>
          <w:cnfStyle w:val="100000000000" w:firstRow="1" w:lastRow="0" w:firstColumn="0" w:lastColumn="0" w:oddVBand="0" w:evenVBand="0" w:oddHBand="0" w:evenHBand="0" w:firstRowFirstColumn="0" w:firstRowLastColumn="0" w:lastRowFirstColumn="0" w:lastRowLastColumn="0"/>
        </w:trPr>
        <w:tc>
          <w:tcPr>
            <w:tcW w:w="2515" w:type="dxa"/>
          </w:tcPr>
          <w:p w14:paraId="5437C80E" w14:textId="77777777" w:rsidR="00B51372" w:rsidRPr="00D73332" w:rsidRDefault="00B51372" w:rsidP="00DF55E7">
            <w:pPr>
              <w:jc w:val="center"/>
              <w:rPr>
                <w:rStyle w:val="gnkrckgcgsb"/>
                <w:b w:val="0"/>
                <w:color w:val="000000"/>
                <w:sz w:val="22"/>
                <w:szCs w:val="22"/>
                <w:bdr w:val="none" w:sz="0" w:space="0" w:color="auto" w:frame="1"/>
              </w:rPr>
            </w:pPr>
            <w:r w:rsidRPr="00D73332">
              <w:rPr>
                <w:rStyle w:val="gnkrckgcgsb"/>
                <w:b w:val="0"/>
                <w:color w:val="000000"/>
                <w:sz w:val="22"/>
                <w:szCs w:val="22"/>
                <w:bdr w:val="none" w:sz="0" w:space="0" w:color="auto" w:frame="1"/>
              </w:rPr>
              <w:t>Contrast</w:t>
            </w:r>
          </w:p>
        </w:tc>
        <w:tc>
          <w:tcPr>
            <w:tcW w:w="1518" w:type="dxa"/>
          </w:tcPr>
          <w:p w14:paraId="7B02A629" w14:textId="77777777" w:rsidR="00B51372" w:rsidRPr="00D73332" w:rsidRDefault="00B51372" w:rsidP="00DF55E7">
            <w:pPr>
              <w:jc w:val="center"/>
              <w:rPr>
                <w:b w:val="0"/>
              </w:rPr>
            </w:pPr>
            <w:r w:rsidRPr="00D73332">
              <w:rPr>
                <w:b w:val="0"/>
              </w:rPr>
              <w:t>Estimate</w:t>
            </w:r>
          </w:p>
        </w:tc>
        <w:tc>
          <w:tcPr>
            <w:tcW w:w="1558" w:type="dxa"/>
          </w:tcPr>
          <w:p w14:paraId="2FAD745F" w14:textId="77777777" w:rsidR="00B51372" w:rsidRPr="00D73332" w:rsidRDefault="00B51372" w:rsidP="00DF55E7">
            <w:pPr>
              <w:jc w:val="center"/>
              <w:rPr>
                <w:b w:val="0"/>
              </w:rPr>
            </w:pPr>
            <w:r w:rsidRPr="00D73332">
              <w:rPr>
                <w:b w:val="0"/>
              </w:rPr>
              <w:t>SE</w:t>
            </w:r>
          </w:p>
        </w:tc>
        <w:tc>
          <w:tcPr>
            <w:tcW w:w="1559" w:type="dxa"/>
          </w:tcPr>
          <w:p w14:paraId="2C56358F" w14:textId="77777777" w:rsidR="00B51372" w:rsidRPr="00D73332" w:rsidRDefault="00B51372" w:rsidP="00DF55E7">
            <w:pPr>
              <w:jc w:val="center"/>
              <w:rPr>
                <w:b w:val="0"/>
              </w:rPr>
            </w:pPr>
            <w:r w:rsidRPr="00D73332">
              <w:rPr>
                <w:b w:val="0"/>
              </w:rPr>
              <w:t>Z</w:t>
            </w:r>
          </w:p>
        </w:tc>
        <w:tc>
          <w:tcPr>
            <w:tcW w:w="1559" w:type="dxa"/>
          </w:tcPr>
          <w:p w14:paraId="025168A6" w14:textId="77777777" w:rsidR="00B51372" w:rsidRPr="00D73332" w:rsidRDefault="00B51372" w:rsidP="00DF55E7">
            <w:pPr>
              <w:jc w:val="center"/>
              <w:rPr>
                <w:b w:val="0"/>
              </w:rPr>
            </w:pPr>
            <w:proofErr w:type="gramStart"/>
            <w:r w:rsidRPr="00D73332">
              <w:rPr>
                <w:b w:val="0"/>
              </w:rPr>
              <w:t>p</w:t>
            </w:r>
            <w:proofErr w:type="gramEnd"/>
          </w:p>
        </w:tc>
      </w:tr>
      <w:tr w:rsidR="00B51372" w:rsidRPr="00D73332" w14:paraId="54E67468" w14:textId="77777777" w:rsidTr="00707480">
        <w:tc>
          <w:tcPr>
            <w:tcW w:w="2515" w:type="dxa"/>
          </w:tcPr>
          <w:p w14:paraId="0E8CA263" w14:textId="77777777" w:rsidR="00B51372" w:rsidRPr="00D73332" w:rsidRDefault="00B51372" w:rsidP="00DF55E7">
            <w:pPr>
              <w:jc w:val="center"/>
              <w:rPr>
                <w:sz w:val="22"/>
                <w:szCs w:val="22"/>
              </w:rPr>
            </w:pPr>
            <w:proofErr w:type="spellStart"/>
            <w:proofErr w:type="gramStart"/>
            <w:r w:rsidRPr="00D73332">
              <w:rPr>
                <w:rStyle w:val="gnkrckgcgsb"/>
                <w:color w:val="000000"/>
                <w:sz w:val="22"/>
                <w:szCs w:val="22"/>
                <w:bdr w:val="none" w:sz="0" w:space="0" w:color="auto" w:frame="1"/>
              </w:rPr>
              <w:t>pre,open</w:t>
            </w:r>
            <w:proofErr w:type="spellEnd"/>
            <w:proofErr w:type="gramEnd"/>
            <w:r w:rsidRPr="00D73332">
              <w:rPr>
                <w:rStyle w:val="gnkrckgcgsb"/>
                <w:color w:val="000000"/>
                <w:sz w:val="22"/>
                <w:szCs w:val="22"/>
                <w:bdr w:val="none" w:sz="0" w:space="0" w:color="auto" w:frame="1"/>
              </w:rPr>
              <w:t xml:space="preserve"> - </w:t>
            </w:r>
            <w:proofErr w:type="spellStart"/>
            <w:r w:rsidRPr="00D73332">
              <w:rPr>
                <w:rStyle w:val="gnkrckgcgsb"/>
                <w:color w:val="000000"/>
                <w:sz w:val="22"/>
                <w:szCs w:val="22"/>
                <w:bdr w:val="none" w:sz="0" w:space="0" w:color="auto" w:frame="1"/>
              </w:rPr>
              <w:t>post,open</w:t>
            </w:r>
            <w:proofErr w:type="spellEnd"/>
          </w:p>
        </w:tc>
        <w:tc>
          <w:tcPr>
            <w:tcW w:w="1518" w:type="dxa"/>
          </w:tcPr>
          <w:p w14:paraId="443E678D"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0.2989089</w:t>
            </w:r>
          </w:p>
        </w:tc>
        <w:tc>
          <w:tcPr>
            <w:tcW w:w="1558" w:type="dxa"/>
          </w:tcPr>
          <w:p w14:paraId="291774A3"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0.1633482</w:t>
            </w:r>
          </w:p>
        </w:tc>
        <w:tc>
          <w:tcPr>
            <w:tcW w:w="1559" w:type="dxa"/>
          </w:tcPr>
          <w:p w14:paraId="03E25C4C"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 xml:space="preserve">1.830  </w:t>
            </w:r>
          </w:p>
        </w:tc>
        <w:tc>
          <w:tcPr>
            <w:tcW w:w="1559" w:type="dxa"/>
          </w:tcPr>
          <w:p w14:paraId="1DFB833D"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0.2592</w:t>
            </w:r>
          </w:p>
        </w:tc>
      </w:tr>
      <w:tr w:rsidR="00B51372" w:rsidRPr="00D73332" w14:paraId="1425120F" w14:textId="77777777" w:rsidTr="00707480">
        <w:tc>
          <w:tcPr>
            <w:tcW w:w="2515" w:type="dxa"/>
          </w:tcPr>
          <w:p w14:paraId="280C8AEE" w14:textId="77777777" w:rsidR="00B51372" w:rsidRPr="00D73332" w:rsidRDefault="00B51372" w:rsidP="00DF55E7">
            <w:pPr>
              <w:jc w:val="center"/>
              <w:rPr>
                <w:sz w:val="22"/>
                <w:szCs w:val="22"/>
              </w:rPr>
            </w:pPr>
            <w:proofErr w:type="spellStart"/>
            <w:proofErr w:type="gramStart"/>
            <w:r w:rsidRPr="00D73332">
              <w:rPr>
                <w:rStyle w:val="gnkrckgcgsb"/>
                <w:color w:val="000000"/>
                <w:sz w:val="22"/>
                <w:szCs w:val="22"/>
                <w:bdr w:val="none" w:sz="0" w:space="0" w:color="auto" w:frame="1"/>
              </w:rPr>
              <w:t>pre,open</w:t>
            </w:r>
            <w:proofErr w:type="spellEnd"/>
            <w:proofErr w:type="gramEnd"/>
            <w:r w:rsidRPr="00D73332">
              <w:rPr>
                <w:rStyle w:val="gnkrckgcgsb"/>
                <w:color w:val="000000"/>
                <w:sz w:val="22"/>
                <w:szCs w:val="22"/>
                <w:bdr w:val="none" w:sz="0" w:space="0" w:color="auto" w:frame="1"/>
              </w:rPr>
              <w:t xml:space="preserve"> - </w:t>
            </w:r>
            <w:proofErr w:type="spellStart"/>
            <w:r w:rsidRPr="00D73332">
              <w:rPr>
                <w:rStyle w:val="gnkrckgcgsb"/>
                <w:color w:val="000000"/>
                <w:sz w:val="22"/>
                <w:szCs w:val="22"/>
                <w:bdr w:val="none" w:sz="0" w:space="0" w:color="auto" w:frame="1"/>
              </w:rPr>
              <w:t>post,open</w:t>
            </w:r>
            <w:proofErr w:type="spellEnd"/>
          </w:p>
        </w:tc>
        <w:tc>
          <w:tcPr>
            <w:tcW w:w="1518" w:type="dxa"/>
          </w:tcPr>
          <w:p w14:paraId="043A9B70"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1.1920062</w:t>
            </w:r>
          </w:p>
        </w:tc>
        <w:tc>
          <w:tcPr>
            <w:tcW w:w="1558" w:type="dxa"/>
          </w:tcPr>
          <w:p w14:paraId="5769DC65"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0.1932688</w:t>
            </w:r>
          </w:p>
        </w:tc>
        <w:tc>
          <w:tcPr>
            <w:tcW w:w="1559" w:type="dxa"/>
          </w:tcPr>
          <w:p w14:paraId="1338FE30"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 xml:space="preserve">6.168  </w:t>
            </w:r>
          </w:p>
        </w:tc>
        <w:tc>
          <w:tcPr>
            <w:tcW w:w="1559" w:type="dxa"/>
          </w:tcPr>
          <w:p w14:paraId="0C7C35B5" w14:textId="77777777" w:rsidR="00B51372" w:rsidRPr="00D73332" w:rsidRDefault="00B51372" w:rsidP="00DF55E7">
            <w:pPr>
              <w:jc w:val="center"/>
              <w:rPr>
                <w:sz w:val="22"/>
                <w:szCs w:val="22"/>
              </w:rPr>
            </w:pPr>
            <w:proofErr w:type="gramStart"/>
            <w:r w:rsidRPr="00D73332">
              <w:rPr>
                <w:rStyle w:val="gnkrckgcgsb"/>
                <w:color w:val="000000"/>
                <w:sz w:val="22"/>
                <w:szCs w:val="22"/>
                <w:bdr w:val="none" w:sz="0" w:space="0" w:color="auto" w:frame="1"/>
              </w:rPr>
              <w:t>&lt;.0001</w:t>
            </w:r>
            <w:proofErr w:type="gramEnd"/>
          </w:p>
        </w:tc>
      </w:tr>
      <w:tr w:rsidR="00B51372" w:rsidRPr="00D73332" w14:paraId="592F2D87" w14:textId="77777777" w:rsidTr="00707480">
        <w:tc>
          <w:tcPr>
            <w:tcW w:w="2515" w:type="dxa"/>
          </w:tcPr>
          <w:p w14:paraId="6D3290DA" w14:textId="77777777" w:rsidR="00B51372" w:rsidRPr="00D73332" w:rsidRDefault="00B51372" w:rsidP="00DF55E7">
            <w:pPr>
              <w:jc w:val="center"/>
              <w:rPr>
                <w:sz w:val="22"/>
                <w:szCs w:val="22"/>
              </w:rPr>
            </w:pPr>
            <w:proofErr w:type="spellStart"/>
            <w:proofErr w:type="gramStart"/>
            <w:r w:rsidRPr="00D73332">
              <w:rPr>
                <w:rStyle w:val="gnkrckgcgsb"/>
                <w:color w:val="000000"/>
                <w:sz w:val="22"/>
                <w:szCs w:val="22"/>
                <w:bdr w:val="none" w:sz="0" w:space="0" w:color="auto" w:frame="1"/>
              </w:rPr>
              <w:t>pre,open</w:t>
            </w:r>
            <w:proofErr w:type="spellEnd"/>
            <w:proofErr w:type="gramEnd"/>
            <w:r w:rsidRPr="00D73332">
              <w:rPr>
                <w:rStyle w:val="gnkrckgcgsb"/>
                <w:color w:val="000000"/>
                <w:sz w:val="22"/>
                <w:szCs w:val="22"/>
                <w:bdr w:val="none" w:sz="0" w:space="0" w:color="auto" w:frame="1"/>
              </w:rPr>
              <w:t xml:space="preserve"> - </w:t>
            </w:r>
            <w:proofErr w:type="spellStart"/>
            <w:r w:rsidRPr="00D73332">
              <w:rPr>
                <w:rStyle w:val="gnkrckgcgsb"/>
                <w:color w:val="000000"/>
                <w:sz w:val="22"/>
                <w:szCs w:val="22"/>
                <w:bdr w:val="none" w:sz="0" w:space="0" w:color="auto" w:frame="1"/>
              </w:rPr>
              <w:t>post,shrub</w:t>
            </w:r>
            <w:proofErr w:type="spellEnd"/>
          </w:p>
        </w:tc>
        <w:tc>
          <w:tcPr>
            <w:tcW w:w="1518" w:type="dxa"/>
          </w:tcPr>
          <w:p w14:paraId="47EBFF5E"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0.8388073</w:t>
            </w:r>
          </w:p>
        </w:tc>
        <w:tc>
          <w:tcPr>
            <w:tcW w:w="1558" w:type="dxa"/>
          </w:tcPr>
          <w:p w14:paraId="43B0A2DF"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0.1826136</w:t>
            </w:r>
          </w:p>
        </w:tc>
        <w:tc>
          <w:tcPr>
            <w:tcW w:w="1559" w:type="dxa"/>
          </w:tcPr>
          <w:p w14:paraId="6A652A2A"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 xml:space="preserve">4.593  </w:t>
            </w:r>
          </w:p>
        </w:tc>
        <w:tc>
          <w:tcPr>
            <w:tcW w:w="1559" w:type="dxa"/>
          </w:tcPr>
          <w:p w14:paraId="460F6F57" w14:textId="77777777" w:rsidR="00B51372" w:rsidRPr="00D73332" w:rsidRDefault="00B51372" w:rsidP="00DF55E7">
            <w:pPr>
              <w:jc w:val="center"/>
              <w:rPr>
                <w:sz w:val="22"/>
                <w:szCs w:val="22"/>
              </w:rPr>
            </w:pPr>
            <w:proofErr w:type="gramStart"/>
            <w:r w:rsidRPr="00D73332">
              <w:rPr>
                <w:rStyle w:val="gnkrckgcgsb"/>
                <w:color w:val="000000"/>
                <w:sz w:val="22"/>
                <w:szCs w:val="22"/>
                <w:bdr w:val="none" w:sz="0" w:space="0" w:color="auto" w:frame="1"/>
              </w:rPr>
              <w:t>&lt;.0001</w:t>
            </w:r>
            <w:proofErr w:type="gramEnd"/>
          </w:p>
        </w:tc>
      </w:tr>
      <w:tr w:rsidR="00B51372" w:rsidRPr="00D73332" w14:paraId="66B1A36E" w14:textId="77777777" w:rsidTr="00707480">
        <w:tc>
          <w:tcPr>
            <w:tcW w:w="2515" w:type="dxa"/>
          </w:tcPr>
          <w:p w14:paraId="01F2747B" w14:textId="77777777" w:rsidR="00B51372" w:rsidRPr="00D73332" w:rsidRDefault="00B51372" w:rsidP="00DF55E7">
            <w:pPr>
              <w:jc w:val="center"/>
              <w:rPr>
                <w:sz w:val="22"/>
                <w:szCs w:val="22"/>
              </w:rPr>
            </w:pPr>
            <w:proofErr w:type="spellStart"/>
            <w:proofErr w:type="gramStart"/>
            <w:r w:rsidRPr="00D73332">
              <w:rPr>
                <w:rStyle w:val="gnkrckgcgsb"/>
                <w:color w:val="000000"/>
                <w:sz w:val="22"/>
                <w:szCs w:val="22"/>
                <w:bdr w:val="none" w:sz="0" w:space="0" w:color="auto" w:frame="1"/>
              </w:rPr>
              <w:t>post,open</w:t>
            </w:r>
            <w:proofErr w:type="spellEnd"/>
            <w:proofErr w:type="gramEnd"/>
            <w:r w:rsidRPr="00D73332">
              <w:rPr>
                <w:rStyle w:val="gnkrckgcgsb"/>
                <w:color w:val="000000"/>
                <w:sz w:val="22"/>
                <w:szCs w:val="22"/>
                <w:bdr w:val="none" w:sz="0" w:space="0" w:color="auto" w:frame="1"/>
              </w:rPr>
              <w:t xml:space="preserve"> - </w:t>
            </w:r>
            <w:proofErr w:type="spellStart"/>
            <w:r w:rsidRPr="00D73332">
              <w:rPr>
                <w:rStyle w:val="gnkrckgcgsb"/>
                <w:color w:val="000000"/>
                <w:sz w:val="22"/>
                <w:szCs w:val="22"/>
                <w:bdr w:val="none" w:sz="0" w:space="0" w:color="auto" w:frame="1"/>
              </w:rPr>
              <w:t>pre,shrub</w:t>
            </w:r>
            <w:proofErr w:type="spellEnd"/>
          </w:p>
        </w:tc>
        <w:tc>
          <w:tcPr>
            <w:tcW w:w="1518" w:type="dxa"/>
          </w:tcPr>
          <w:p w14:paraId="4D6B3D64"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0.8930973</w:t>
            </w:r>
          </w:p>
        </w:tc>
        <w:tc>
          <w:tcPr>
            <w:tcW w:w="1558" w:type="dxa"/>
          </w:tcPr>
          <w:p w14:paraId="261F13B4"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0.1906721</w:t>
            </w:r>
          </w:p>
        </w:tc>
        <w:tc>
          <w:tcPr>
            <w:tcW w:w="1559" w:type="dxa"/>
          </w:tcPr>
          <w:p w14:paraId="114399DD"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 xml:space="preserve">4.684  </w:t>
            </w:r>
          </w:p>
        </w:tc>
        <w:tc>
          <w:tcPr>
            <w:tcW w:w="1559" w:type="dxa"/>
          </w:tcPr>
          <w:p w14:paraId="697272F9" w14:textId="77777777" w:rsidR="00B51372" w:rsidRPr="00D73332" w:rsidRDefault="00B51372" w:rsidP="00DF55E7">
            <w:pPr>
              <w:jc w:val="center"/>
              <w:rPr>
                <w:sz w:val="22"/>
                <w:szCs w:val="22"/>
              </w:rPr>
            </w:pPr>
            <w:proofErr w:type="gramStart"/>
            <w:r w:rsidRPr="00D73332">
              <w:rPr>
                <w:rStyle w:val="gnkrckgcgsb"/>
                <w:color w:val="000000"/>
                <w:sz w:val="22"/>
                <w:szCs w:val="22"/>
                <w:bdr w:val="none" w:sz="0" w:space="0" w:color="auto" w:frame="1"/>
              </w:rPr>
              <w:t>&lt;.0001</w:t>
            </w:r>
            <w:proofErr w:type="gramEnd"/>
          </w:p>
        </w:tc>
      </w:tr>
      <w:tr w:rsidR="00B51372" w:rsidRPr="00D73332" w14:paraId="3586C2D0" w14:textId="77777777" w:rsidTr="00707480">
        <w:tc>
          <w:tcPr>
            <w:tcW w:w="2515" w:type="dxa"/>
          </w:tcPr>
          <w:p w14:paraId="47D79F28" w14:textId="77777777" w:rsidR="00B51372" w:rsidRPr="00D73332" w:rsidRDefault="00B51372" w:rsidP="00DF55E7">
            <w:pPr>
              <w:jc w:val="center"/>
              <w:rPr>
                <w:sz w:val="22"/>
                <w:szCs w:val="22"/>
              </w:rPr>
            </w:pPr>
            <w:proofErr w:type="spellStart"/>
            <w:proofErr w:type="gramStart"/>
            <w:r w:rsidRPr="00D73332">
              <w:rPr>
                <w:rStyle w:val="gnkrckgcgsb"/>
                <w:color w:val="000000"/>
                <w:sz w:val="22"/>
                <w:szCs w:val="22"/>
                <w:bdr w:val="none" w:sz="0" w:space="0" w:color="auto" w:frame="1"/>
              </w:rPr>
              <w:t>post,open</w:t>
            </w:r>
            <w:proofErr w:type="spellEnd"/>
            <w:proofErr w:type="gramEnd"/>
            <w:r w:rsidRPr="00D73332">
              <w:rPr>
                <w:rStyle w:val="gnkrckgcgsb"/>
                <w:color w:val="000000"/>
                <w:sz w:val="22"/>
                <w:szCs w:val="22"/>
                <w:bdr w:val="none" w:sz="0" w:space="0" w:color="auto" w:frame="1"/>
              </w:rPr>
              <w:t xml:space="preserve"> - </w:t>
            </w:r>
            <w:proofErr w:type="spellStart"/>
            <w:r w:rsidRPr="00D73332">
              <w:rPr>
                <w:rStyle w:val="gnkrckgcgsb"/>
                <w:color w:val="000000"/>
                <w:sz w:val="22"/>
                <w:szCs w:val="22"/>
                <w:bdr w:val="none" w:sz="0" w:space="0" w:color="auto" w:frame="1"/>
              </w:rPr>
              <w:t>post,shrub</w:t>
            </w:r>
            <w:proofErr w:type="spellEnd"/>
          </w:p>
        </w:tc>
        <w:tc>
          <w:tcPr>
            <w:tcW w:w="1518" w:type="dxa"/>
          </w:tcPr>
          <w:p w14:paraId="3601A676"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0.5398984</w:t>
            </w:r>
          </w:p>
        </w:tc>
        <w:tc>
          <w:tcPr>
            <w:tcW w:w="1558" w:type="dxa"/>
          </w:tcPr>
          <w:p w14:paraId="785BCA0A"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0.1799142</w:t>
            </w:r>
          </w:p>
        </w:tc>
        <w:tc>
          <w:tcPr>
            <w:tcW w:w="1559" w:type="dxa"/>
          </w:tcPr>
          <w:p w14:paraId="7462E547"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 xml:space="preserve">3.001  </w:t>
            </w:r>
          </w:p>
        </w:tc>
        <w:tc>
          <w:tcPr>
            <w:tcW w:w="1559" w:type="dxa"/>
          </w:tcPr>
          <w:p w14:paraId="1102DA8B"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0.0143</w:t>
            </w:r>
          </w:p>
        </w:tc>
      </w:tr>
      <w:tr w:rsidR="00B51372" w:rsidRPr="00D73332" w14:paraId="230313CA" w14:textId="77777777" w:rsidTr="00707480">
        <w:tc>
          <w:tcPr>
            <w:tcW w:w="2515" w:type="dxa"/>
          </w:tcPr>
          <w:p w14:paraId="0DEC87DF" w14:textId="77777777" w:rsidR="00B51372" w:rsidRPr="00D73332" w:rsidRDefault="00B51372" w:rsidP="00707480">
            <w:pPr>
              <w:spacing w:line="480" w:lineRule="auto"/>
              <w:jc w:val="center"/>
              <w:rPr>
                <w:sz w:val="22"/>
                <w:szCs w:val="22"/>
              </w:rPr>
            </w:pPr>
            <w:proofErr w:type="spellStart"/>
            <w:proofErr w:type="gramStart"/>
            <w:r w:rsidRPr="00D73332">
              <w:rPr>
                <w:rStyle w:val="gnkrckgcgsb"/>
                <w:color w:val="000000"/>
                <w:sz w:val="22"/>
                <w:szCs w:val="22"/>
                <w:bdr w:val="none" w:sz="0" w:space="0" w:color="auto" w:frame="1"/>
              </w:rPr>
              <w:t>pre,shrub</w:t>
            </w:r>
            <w:proofErr w:type="spellEnd"/>
            <w:proofErr w:type="gramEnd"/>
            <w:r w:rsidRPr="00D73332">
              <w:rPr>
                <w:rStyle w:val="gnkrckgcgsb"/>
                <w:color w:val="000000"/>
                <w:sz w:val="22"/>
                <w:szCs w:val="22"/>
                <w:bdr w:val="none" w:sz="0" w:space="0" w:color="auto" w:frame="1"/>
              </w:rPr>
              <w:t xml:space="preserve"> - </w:t>
            </w:r>
            <w:proofErr w:type="spellStart"/>
            <w:r w:rsidRPr="00D73332">
              <w:rPr>
                <w:rStyle w:val="gnkrckgcgsb"/>
                <w:color w:val="000000"/>
                <w:sz w:val="22"/>
                <w:szCs w:val="22"/>
                <w:bdr w:val="none" w:sz="0" w:space="0" w:color="auto" w:frame="1"/>
              </w:rPr>
              <w:t>post,shrub</w:t>
            </w:r>
            <w:proofErr w:type="spellEnd"/>
          </w:p>
        </w:tc>
        <w:tc>
          <w:tcPr>
            <w:tcW w:w="1518" w:type="dxa"/>
          </w:tcPr>
          <w:p w14:paraId="4625357A" w14:textId="77777777" w:rsidR="00B51372" w:rsidRPr="00D73332" w:rsidRDefault="00B51372" w:rsidP="00707480">
            <w:pPr>
              <w:spacing w:line="480" w:lineRule="auto"/>
              <w:jc w:val="center"/>
              <w:rPr>
                <w:sz w:val="22"/>
                <w:szCs w:val="22"/>
              </w:rPr>
            </w:pPr>
            <w:r w:rsidRPr="00D73332">
              <w:rPr>
                <w:rStyle w:val="gnkrckgcgsb"/>
                <w:color w:val="000000"/>
                <w:sz w:val="22"/>
                <w:szCs w:val="22"/>
                <w:bdr w:val="none" w:sz="0" w:space="0" w:color="auto" w:frame="1"/>
              </w:rPr>
              <w:t>-0.3531989</w:t>
            </w:r>
          </w:p>
        </w:tc>
        <w:tc>
          <w:tcPr>
            <w:tcW w:w="1558" w:type="dxa"/>
          </w:tcPr>
          <w:p w14:paraId="1C815D64" w14:textId="77777777" w:rsidR="00B51372" w:rsidRPr="00D73332" w:rsidRDefault="00B51372" w:rsidP="00707480">
            <w:pPr>
              <w:spacing w:line="480" w:lineRule="auto"/>
              <w:jc w:val="center"/>
              <w:rPr>
                <w:sz w:val="22"/>
                <w:szCs w:val="22"/>
              </w:rPr>
            </w:pPr>
            <w:r w:rsidRPr="00D73332">
              <w:rPr>
                <w:rStyle w:val="gnkrckgcgsb"/>
                <w:color w:val="000000"/>
                <w:sz w:val="22"/>
                <w:szCs w:val="22"/>
                <w:bdr w:val="none" w:sz="0" w:space="0" w:color="auto" w:frame="1"/>
              </w:rPr>
              <w:t>0.1815186</w:t>
            </w:r>
          </w:p>
        </w:tc>
        <w:tc>
          <w:tcPr>
            <w:tcW w:w="1559" w:type="dxa"/>
          </w:tcPr>
          <w:p w14:paraId="29E89787" w14:textId="77777777" w:rsidR="00B51372" w:rsidRPr="00D73332" w:rsidRDefault="00B51372" w:rsidP="00707480">
            <w:pPr>
              <w:spacing w:line="480" w:lineRule="auto"/>
              <w:jc w:val="center"/>
              <w:rPr>
                <w:sz w:val="22"/>
                <w:szCs w:val="22"/>
              </w:rPr>
            </w:pPr>
            <w:r w:rsidRPr="00D73332">
              <w:rPr>
                <w:rStyle w:val="gnkrckgcgsb"/>
                <w:color w:val="000000"/>
                <w:sz w:val="22"/>
                <w:szCs w:val="22"/>
                <w:bdr w:val="none" w:sz="0" w:space="0" w:color="auto" w:frame="1"/>
              </w:rPr>
              <w:t>-</w:t>
            </w:r>
            <w:proofErr w:type="gramStart"/>
            <w:r w:rsidRPr="00D73332">
              <w:rPr>
                <w:rStyle w:val="gnkrckgcgsb"/>
                <w:color w:val="000000"/>
                <w:sz w:val="22"/>
                <w:szCs w:val="22"/>
                <w:bdr w:val="none" w:sz="0" w:space="0" w:color="auto" w:frame="1"/>
              </w:rPr>
              <w:t xml:space="preserve">1.946  </w:t>
            </w:r>
            <w:proofErr w:type="gramEnd"/>
          </w:p>
        </w:tc>
        <w:tc>
          <w:tcPr>
            <w:tcW w:w="1559" w:type="dxa"/>
          </w:tcPr>
          <w:p w14:paraId="5B09D37C" w14:textId="77777777" w:rsidR="00B51372" w:rsidRPr="00D73332" w:rsidRDefault="00B51372" w:rsidP="00707480">
            <w:pPr>
              <w:spacing w:line="480" w:lineRule="auto"/>
              <w:jc w:val="center"/>
              <w:rPr>
                <w:sz w:val="22"/>
                <w:szCs w:val="22"/>
              </w:rPr>
            </w:pPr>
            <w:r w:rsidRPr="00D73332">
              <w:rPr>
                <w:rStyle w:val="gnkrckgcgsb"/>
                <w:color w:val="000000"/>
                <w:sz w:val="22"/>
                <w:szCs w:val="22"/>
                <w:bdr w:val="none" w:sz="0" w:space="0" w:color="auto" w:frame="1"/>
              </w:rPr>
              <w:t>0.2090</w:t>
            </w:r>
          </w:p>
        </w:tc>
      </w:tr>
    </w:tbl>
    <w:p w14:paraId="481AFAC2" w14:textId="77777777" w:rsidR="00192019" w:rsidRPr="00D73332" w:rsidRDefault="00192019" w:rsidP="00707480">
      <w:pPr>
        <w:spacing w:line="480" w:lineRule="auto"/>
      </w:pPr>
    </w:p>
    <w:p w14:paraId="4E12BE2A" w14:textId="77777777" w:rsidR="00AF4C99" w:rsidRDefault="00AF4C99" w:rsidP="00707480">
      <w:pPr>
        <w:spacing w:line="480" w:lineRule="auto"/>
      </w:pPr>
    </w:p>
    <w:p w14:paraId="40163B5B" w14:textId="77777777" w:rsidR="00AF4C99" w:rsidRDefault="00AF4C99" w:rsidP="00707480">
      <w:pPr>
        <w:spacing w:line="480" w:lineRule="auto"/>
      </w:pPr>
    </w:p>
    <w:p w14:paraId="2FEFF3B1" w14:textId="77777777" w:rsidR="00AF4C99" w:rsidRDefault="00AF4C99" w:rsidP="00707480">
      <w:pPr>
        <w:spacing w:line="480" w:lineRule="auto"/>
      </w:pPr>
    </w:p>
    <w:p w14:paraId="23649AC7" w14:textId="77777777" w:rsidR="00AF4C99" w:rsidRDefault="00AF4C99" w:rsidP="00707480">
      <w:pPr>
        <w:spacing w:line="480" w:lineRule="auto"/>
      </w:pPr>
    </w:p>
    <w:p w14:paraId="65929716" w14:textId="77777777" w:rsidR="00AF4C99" w:rsidRDefault="00AF4C99" w:rsidP="00707480">
      <w:pPr>
        <w:spacing w:line="480" w:lineRule="auto"/>
      </w:pPr>
    </w:p>
    <w:p w14:paraId="43BB1C2E" w14:textId="77777777" w:rsidR="00AF4C99" w:rsidRDefault="00AF4C99" w:rsidP="00707480">
      <w:pPr>
        <w:spacing w:line="480" w:lineRule="auto"/>
      </w:pPr>
    </w:p>
    <w:p w14:paraId="7C34EDD8" w14:textId="77777777" w:rsidR="00663A38" w:rsidRPr="00663A38" w:rsidRDefault="00192019" w:rsidP="00663A38">
      <w:pPr>
        <w:pStyle w:val="EndNoteBibliography"/>
        <w:spacing w:after="0"/>
        <w:ind w:left="720" w:hanging="720"/>
      </w:pPr>
      <w:r>
        <w:fldChar w:fldCharType="begin"/>
      </w:r>
      <w:r>
        <w:instrText xml:space="preserve"> ADDIN EN.REFLIST </w:instrText>
      </w:r>
      <w:r>
        <w:fldChar w:fldCharType="separate"/>
      </w:r>
      <w:bookmarkStart w:id="361" w:name="_ENREF_1"/>
      <w:r w:rsidR="00663A38" w:rsidRPr="00663A38">
        <w:t>Albrecht, M., M. R. Ramis, and A. Traveset. 2016. Pollinator-mediated impacts of alien invasive plants on the pollination of native plants: the role of spatial scale and distinct behaviour among pollinator guilds. Biological Invasions 18:1801-1812.</w:t>
      </w:r>
      <w:bookmarkEnd w:id="361"/>
    </w:p>
    <w:p w14:paraId="15956F35" w14:textId="77777777" w:rsidR="00663A38" w:rsidRPr="00663A38" w:rsidRDefault="00663A38" w:rsidP="00663A38">
      <w:pPr>
        <w:pStyle w:val="EndNoteBibliography"/>
        <w:spacing w:after="0"/>
        <w:ind w:left="720" w:hanging="720"/>
      </w:pPr>
      <w:bookmarkStart w:id="362" w:name="_ENREF_2"/>
      <w:r w:rsidRPr="00663A38">
        <w:t>Alcock, J., C. E. Jones, and S. L. Buchmann. 1977. Male mating strategies in the bee Centris pallida Fox (Anthophoridae: Hymenoptera). The American Naturalist 111:145-155.</w:t>
      </w:r>
      <w:bookmarkEnd w:id="362"/>
    </w:p>
    <w:p w14:paraId="20D801EC" w14:textId="77777777" w:rsidR="00663A38" w:rsidRPr="00663A38" w:rsidRDefault="00663A38" w:rsidP="00663A38">
      <w:pPr>
        <w:pStyle w:val="EndNoteBibliography"/>
        <w:spacing w:after="0"/>
        <w:ind w:left="720" w:hanging="720"/>
      </w:pPr>
      <w:bookmarkStart w:id="363" w:name="_ENREF_3"/>
      <w:r w:rsidRPr="00663A38">
        <w:t>Ascher, J., and J. Pickering. 2015. Discover Life bee species guide and world checklist (Hymenoptera: Apoidea: Anthophila).</w:t>
      </w:r>
      <w:bookmarkEnd w:id="363"/>
    </w:p>
    <w:p w14:paraId="19CE8105" w14:textId="77777777" w:rsidR="00663A38" w:rsidRPr="00663A38" w:rsidRDefault="00663A38" w:rsidP="00663A38">
      <w:pPr>
        <w:pStyle w:val="EndNoteBibliography"/>
        <w:spacing w:after="0"/>
        <w:ind w:left="720" w:hanging="720"/>
      </w:pPr>
      <w:bookmarkStart w:id="364" w:name="_ENREF_4"/>
      <w:r w:rsidRPr="00663A38">
        <w:t>Barbour, M., T. Keeler-Wolf, and A. A. Schoenherr. 2007, Terrestrial vegetation of California, Univ of California Press.</w:t>
      </w:r>
      <w:bookmarkEnd w:id="364"/>
    </w:p>
    <w:p w14:paraId="22385ED5" w14:textId="77777777" w:rsidR="00663A38" w:rsidRPr="00663A38" w:rsidRDefault="00663A38" w:rsidP="00663A38">
      <w:pPr>
        <w:pStyle w:val="EndNoteBibliography"/>
        <w:spacing w:after="0"/>
        <w:ind w:left="720" w:hanging="720"/>
      </w:pPr>
      <w:bookmarkStart w:id="365" w:name="_ENREF_5"/>
      <w:r w:rsidRPr="00663A38">
        <w:t>Bazzaz, F. A., N. R. Chiariello, P. D. Coley, and L. F. Pitelka. 1987. Allocating resources to reproduction and defense. BioScience 37:58-67.</w:t>
      </w:r>
      <w:bookmarkEnd w:id="365"/>
    </w:p>
    <w:p w14:paraId="679AC5D4" w14:textId="77777777" w:rsidR="00663A38" w:rsidRPr="00663A38" w:rsidRDefault="00663A38" w:rsidP="00663A38">
      <w:pPr>
        <w:pStyle w:val="EndNoteBibliography"/>
        <w:spacing w:after="0"/>
        <w:ind w:left="720" w:hanging="720"/>
      </w:pPr>
      <w:bookmarkStart w:id="366" w:name="_ENREF_6"/>
      <w:r w:rsidRPr="00663A38">
        <w:t>Bertness, M. D., and R. Callaway. 1994. Positive interactions in communities. Trends in Ecology &amp; Evolution 9:191-193.</w:t>
      </w:r>
      <w:bookmarkEnd w:id="366"/>
    </w:p>
    <w:p w14:paraId="37A4358D" w14:textId="77777777" w:rsidR="00663A38" w:rsidRPr="00663A38" w:rsidRDefault="00663A38" w:rsidP="00663A38">
      <w:pPr>
        <w:pStyle w:val="EndNoteBibliography"/>
        <w:spacing w:after="0"/>
        <w:ind w:left="720" w:hanging="720"/>
      </w:pPr>
      <w:bookmarkStart w:id="367" w:name="_ENREF_7"/>
      <w:r w:rsidRPr="00663A38">
        <w:t>Betancourt, J. L., T. R. Van Devender, and P. S. Martin. 1990, Packrat middens: the last 40,000 years of biotic change, University of Arizona Press.</w:t>
      </w:r>
      <w:bookmarkEnd w:id="367"/>
    </w:p>
    <w:p w14:paraId="31A72C67" w14:textId="77777777" w:rsidR="00663A38" w:rsidRPr="00663A38" w:rsidRDefault="00663A38" w:rsidP="00663A38">
      <w:pPr>
        <w:pStyle w:val="EndNoteBibliography"/>
        <w:spacing w:after="0"/>
        <w:ind w:left="720" w:hanging="720"/>
      </w:pPr>
      <w:bookmarkStart w:id="368" w:name="_ENREF_8"/>
      <w:r w:rsidRPr="00663A38">
        <w:t>Bosch, M., and N. M. Waser. 2001. Experimental manipulation of plant density and its effect on pollination and reproduction of two confamilial montane herbs. Oecologia 126:76-83.</w:t>
      </w:r>
      <w:bookmarkEnd w:id="368"/>
    </w:p>
    <w:p w14:paraId="755F3E83" w14:textId="77777777" w:rsidR="00663A38" w:rsidRPr="00663A38" w:rsidRDefault="00663A38" w:rsidP="00663A38">
      <w:pPr>
        <w:pStyle w:val="EndNoteBibliography"/>
        <w:spacing w:after="0"/>
        <w:ind w:left="720" w:hanging="720"/>
      </w:pPr>
      <w:bookmarkStart w:id="369" w:name="_ENREF_9"/>
      <w:r w:rsidRPr="00663A38">
        <w:t>Bowers, J. E., and M. A. Dimmitt. 1994. Flowering phenology of six woody plants in the northern Sonoran Desert. Bulletin of the Torrey Botanical Club:215-229.</w:t>
      </w:r>
      <w:bookmarkEnd w:id="369"/>
    </w:p>
    <w:p w14:paraId="61EE1249" w14:textId="77777777" w:rsidR="00663A38" w:rsidRPr="00663A38" w:rsidRDefault="00663A38" w:rsidP="00663A38">
      <w:pPr>
        <w:pStyle w:val="EndNoteBibliography"/>
        <w:spacing w:after="0"/>
        <w:ind w:left="720" w:hanging="720"/>
      </w:pPr>
      <w:bookmarkStart w:id="370" w:name="_ENREF_10"/>
      <w:r w:rsidRPr="00663A38">
        <w:t>Braun, J., and C. Lortie. 2018. Finding the bees knees: a conceptual framework and systematic review of the mechanisms of pollinator-mediated facilitation. Perspectives in Plant Ecology, Evolution and Systematics.</w:t>
      </w:r>
      <w:bookmarkEnd w:id="370"/>
    </w:p>
    <w:p w14:paraId="05406D8A" w14:textId="77777777" w:rsidR="00663A38" w:rsidRPr="00663A38" w:rsidRDefault="00663A38" w:rsidP="00663A38">
      <w:pPr>
        <w:pStyle w:val="EndNoteBibliography"/>
        <w:spacing w:after="0"/>
        <w:ind w:left="720" w:hanging="720"/>
      </w:pPr>
      <w:bookmarkStart w:id="371" w:name="_ENREF_11"/>
      <w:r w:rsidRPr="00663A38">
        <w:t>Brooker, R., Z. Kikvidze, F. I. Pugnaire, R. M. Callaway, P. Choler, C. J. Lortie, and R. Michalet. 2005. The importance of importance. Oikos 109:63-70.</w:t>
      </w:r>
      <w:bookmarkEnd w:id="371"/>
    </w:p>
    <w:p w14:paraId="13B6F3A5" w14:textId="77777777" w:rsidR="00663A38" w:rsidRPr="00663A38" w:rsidRDefault="00663A38" w:rsidP="00663A38">
      <w:pPr>
        <w:pStyle w:val="EndNoteBibliography"/>
        <w:spacing w:after="0"/>
        <w:ind w:left="720" w:hanging="720"/>
      </w:pPr>
      <w:bookmarkStart w:id="372" w:name="_ENREF_12"/>
      <w:r w:rsidRPr="00663A38">
        <w:t>Brooker, R. W., F. T. Maestre, R. M. Callaway, C. L. Lortie, L. A. Cavieres, G. Kunstler, P. Liancourt et al. 2008. Facilitation in plant communities: the past, the present, and the future. Journal of Ecology 96:18-34.</w:t>
      </w:r>
      <w:bookmarkEnd w:id="372"/>
    </w:p>
    <w:p w14:paraId="6CADB05E" w14:textId="77777777" w:rsidR="00663A38" w:rsidRPr="00663A38" w:rsidRDefault="00663A38" w:rsidP="00663A38">
      <w:pPr>
        <w:pStyle w:val="EndNoteBibliography"/>
        <w:spacing w:after="0"/>
        <w:ind w:left="720" w:hanging="720"/>
      </w:pPr>
      <w:bookmarkStart w:id="373" w:name="_ENREF_13"/>
      <w:r w:rsidRPr="00663A38">
        <w:t>Bruckman, D., and D. R. Campbell. 2016. Pollination of a native plant changes with distance and density of invasive plants in a simulated biological invasion. Am J Bot 103:1458-1465.</w:t>
      </w:r>
      <w:bookmarkEnd w:id="373"/>
    </w:p>
    <w:p w14:paraId="5E540586" w14:textId="77777777" w:rsidR="00663A38" w:rsidRPr="00663A38" w:rsidRDefault="00663A38" w:rsidP="00663A38">
      <w:pPr>
        <w:pStyle w:val="EndNoteBibliography"/>
        <w:spacing w:after="0"/>
        <w:ind w:left="720" w:hanging="720"/>
      </w:pPr>
      <w:bookmarkStart w:id="374" w:name="_ENREF_14"/>
      <w:r w:rsidRPr="00663A38">
        <w:t>Bruno, J. F., J. J. Stachowicz, and M. D. Bertness. 2003. Inclusion of facilitation into ecological theory. Trends in Ecology &amp; Evolution 18:119-125.</w:t>
      </w:r>
      <w:bookmarkEnd w:id="374"/>
    </w:p>
    <w:p w14:paraId="5864DDCA" w14:textId="77777777" w:rsidR="00663A38" w:rsidRPr="00663A38" w:rsidRDefault="00663A38" w:rsidP="00663A38">
      <w:pPr>
        <w:pStyle w:val="EndNoteBibliography"/>
        <w:spacing w:after="0"/>
        <w:ind w:left="720" w:hanging="720"/>
      </w:pPr>
      <w:bookmarkStart w:id="375" w:name="_ENREF_15"/>
      <w:r w:rsidRPr="00663A38">
        <w:t>Cable, D. R. 1969. Competition in the semidesert grass‐shrub type as influneced by root systems, growth habits, and soil moisture extraction. Ecology 50:27-38.</w:t>
      </w:r>
      <w:bookmarkEnd w:id="375"/>
    </w:p>
    <w:p w14:paraId="309D6EBE" w14:textId="77777777" w:rsidR="00663A38" w:rsidRPr="00663A38" w:rsidRDefault="00663A38" w:rsidP="00663A38">
      <w:pPr>
        <w:pStyle w:val="EndNoteBibliography"/>
        <w:spacing w:after="0"/>
        <w:ind w:left="720" w:hanging="720"/>
      </w:pPr>
      <w:bookmarkStart w:id="376" w:name="_ENREF_16"/>
      <w:r w:rsidRPr="00663A38">
        <w:t>Callaway, R. M., and S. C. Pennings. 2000. Facilitation may buffer competitive effects indirect and diffuse interactions among salt marsh plants. American Naturalist 156:416-424.</w:t>
      </w:r>
      <w:bookmarkEnd w:id="376"/>
    </w:p>
    <w:p w14:paraId="22AE3921" w14:textId="77777777" w:rsidR="00663A38" w:rsidRPr="00663A38" w:rsidRDefault="00663A38" w:rsidP="00663A38">
      <w:pPr>
        <w:pStyle w:val="EndNoteBibliography"/>
        <w:spacing w:after="0"/>
        <w:ind w:left="720" w:hanging="720"/>
      </w:pPr>
      <w:bookmarkStart w:id="377" w:name="_ENREF_17"/>
      <w:r w:rsidRPr="00663A38">
        <w:t>Callaway, R. M., and L. R. Walker. 1997a. Competition and Facilitation A Synthetic Approach to Interactions in Plant Communities. Ecology 78:1958-1965.</w:t>
      </w:r>
      <w:bookmarkEnd w:id="377"/>
    </w:p>
    <w:p w14:paraId="10D2731E" w14:textId="77777777" w:rsidR="00663A38" w:rsidRPr="00663A38" w:rsidRDefault="00663A38" w:rsidP="00663A38">
      <w:pPr>
        <w:pStyle w:val="EndNoteBibliography"/>
        <w:spacing w:after="0"/>
        <w:ind w:left="720" w:hanging="720"/>
      </w:pPr>
      <w:bookmarkStart w:id="378" w:name="_ENREF_18"/>
      <w:r w:rsidRPr="00663A38">
        <w:t>Callaway, R. M., and L. R. Walker. 1997b. Competition and facilitation: a synthetic approach to interactions in plant communities. Ecology 78:1958-1965.</w:t>
      </w:r>
      <w:bookmarkEnd w:id="378"/>
    </w:p>
    <w:p w14:paraId="74970E5A" w14:textId="77777777" w:rsidR="00663A38" w:rsidRPr="00663A38" w:rsidRDefault="00663A38" w:rsidP="00663A38">
      <w:pPr>
        <w:pStyle w:val="EndNoteBibliography"/>
        <w:spacing w:after="0"/>
        <w:ind w:left="720" w:hanging="720"/>
      </w:pPr>
      <w:bookmarkStart w:id="379" w:name="_ENREF_19"/>
      <w:r w:rsidRPr="00663A38">
        <w:t>Cane, J. H., R. Minckley, L. Kervin, and T. A. Roulston. 2005. Temporally persistent patterns of incidence and abundance in a pollinator guild at annual and decadal scales: the bees of Larrea tridentata. Biological Journal of the Linnean Society 85:319-329.</w:t>
      </w:r>
      <w:bookmarkEnd w:id="379"/>
    </w:p>
    <w:p w14:paraId="620E8555" w14:textId="77777777" w:rsidR="00663A38" w:rsidRPr="00663A38" w:rsidRDefault="00663A38" w:rsidP="00663A38">
      <w:pPr>
        <w:pStyle w:val="EndNoteBibliography"/>
        <w:spacing w:after="0"/>
        <w:ind w:left="720" w:hanging="720"/>
      </w:pPr>
      <w:bookmarkStart w:id="380" w:name="_ENREF_20"/>
      <w:r w:rsidRPr="00663A38">
        <w:t>Cane, J. H., and V. J. Tepedino. 2017. Gauging the effect of honey bee pollen collection on native bee communities. Conservation Letters 10:205-210.</w:t>
      </w:r>
      <w:bookmarkEnd w:id="380"/>
    </w:p>
    <w:p w14:paraId="621E0AC8" w14:textId="77777777" w:rsidR="00663A38" w:rsidRPr="00663A38" w:rsidRDefault="00663A38" w:rsidP="00663A38">
      <w:pPr>
        <w:pStyle w:val="EndNoteBibliography"/>
        <w:spacing w:after="0"/>
        <w:ind w:left="720" w:hanging="720"/>
      </w:pPr>
      <w:bookmarkStart w:id="381" w:name="_ENREF_21"/>
      <w:r w:rsidRPr="00663A38">
        <w:t>Chacoff, N. P., D. P. Vázquez, S. B. Lomáscolo, E. L. Stevani, J. Dorado, and B. Padrón. 2012. Evaluating sampling completeness in a desert plant–pollinator network. Journal of Animal Ecology 81:190-200.</w:t>
      </w:r>
      <w:bookmarkEnd w:id="381"/>
    </w:p>
    <w:p w14:paraId="359092FE" w14:textId="77777777" w:rsidR="00663A38" w:rsidRPr="00663A38" w:rsidRDefault="00663A38" w:rsidP="00663A38">
      <w:pPr>
        <w:pStyle w:val="EndNoteBibliography"/>
        <w:spacing w:after="0"/>
        <w:ind w:left="720" w:hanging="720"/>
      </w:pPr>
      <w:bookmarkStart w:id="382" w:name="_ENREF_22"/>
      <w:r w:rsidRPr="00663A38">
        <w:t>Chesson, P., R. L. Gebauer, S. Schwinning, N. Huntly, K. Wiegand, M. S. Ernest, A. Sher et al. 2004. Resource pulses, species interactions, and diversity maintenance in arid and semi-arid environments. Oecologia 141:236-253.</w:t>
      </w:r>
      <w:bookmarkEnd w:id="382"/>
    </w:p>
    <w:p w14:paraId="0663E92D" w14:textId="77777777" w:rsidR="00663A38" w:rsidRPr="00663A38" w:rsidRDefault="00663A38" w:rsidP="00663A38">
      <w:pPr>
        <w:pStyle w:val="EndNoteBibliography"/>
        <w:spacing w:after="0"/>
        <w:ind w:left="720" w:hanging="720"/>
      </w:pPr>
      <w:bookmarkStart w:id="383" w:name="_ENREF_23"/>
      <w:r w:rsidRPr="00663A38">
        <w:t>Clements, F. E., and G. W. Goldsmith. 1924. phytometer method in ecology.</w:t>
      </w:r>
      <w:bookmarkEnd w:id="383"/>
    </w:p>
    <w:p w14:paraId="41F52117" w14:textId="77777777" w:rsidR="00663A38" w:rsidRPr="00663A38" w:rsidRDefault="00663A38" w:rsidP="00663A38">
      <w:pPr>
        <w:pStyle w:val="EndNoteBibliography"/>
        <w:spacing w:after="0"/>
        <w:ind w:left="720" w:hanging="720"/>
      </w:pPr>
      <w:bookmarkStart w:id="384" w:name="_ENREF_24"/>
      <w:r w:rsidRPr="00663A38">
        <w:t>Cline, A. R., and P. Audisio. 2010. Revision of the new world short-winged flower beetles (Coleoptera: Kateretidae). Part I. Generic review and revision of Anthonaeus Horn, 1879. The Coleopterists Bulletin:173-186.</w:t>
      </w:r>
      <w:bookmarkEnd w:id="384"/>
    </w:p>
    <w:p w14:paraId="74033C9B" w14:textId="77777777" w:rsidR="00663A38" w:rsidRPr="00663A38" w:rsidRDefault="00663A38" w:rsidP="00663A38">
      <w:pPr>
        <w:pStyle w:val="EndNoteBibliography"/>
        <w:spacing w:after="0"/>
        <w:ind w:left="720" w:hanging="720"/>
      </w:pPr>
      <w:bookmarkStart w:id="385" w:name="_ENREF_25"/>
      <w:r w:rsidRPr="00663A38">
        <w:t>Davis, W., and R. Philbrick. 1986. Natural hybridization between Malacothrix incana and M. saxatilis var. implicata (Asteraceae: Lactuceae) on San Miguel Island, California. Madroño:253-263.</w:t>
      </w:r>
      <w:bookmarkEnd w:id="385"/>
    </w:p>
    <w:p w14:paraId="3B38EA90" w14:textId="77777777" w:rsidR="00663A38" w:rsidRPr="00663A38" w:rsidRDefault="00663A38" w:rsidP="00663A38">
      <w:pPr>
        <w:pStyle w:val="EndNoteBibliography"/>
        <w:spacing w:after="0"/>
        <w:ind w:left="720" w:hanging="720"/>
      </w:pPr>
      <w:bookmarkStart w:id="386" w:name="_ENREF_26"/>
      <w:r w:rsidRPr="00663A38">
        <w:t>Ellison, A. M., M. S. Bank, B. D. Clinton, E. A. Colburn, K. Elliott, C. R. Ford, D. R. Foster et al. 2005. Loss of foundation species: consequences for the structure and dynamics of forested ecosystems. Frontiers in Ecology and the Environment 3:479-486.</w:t>
      </w:r>
      <w:bookmarkEnd w:id="386"/>
    </w:p>
    <w:p w14:paraId="118B71A7" w14:textId="77777777" w:rsidR="00663A38" w:rsidRPr="00663A38" w:rsidRDefault="00663A38" w:rsidP="00663A38">
      <w:pPr>
        <w:pStyle w:val="EndNoteBibliography"/>
        <w:spacing w:after="0"/>
        <w:ind w:left="720" w:hanging="720"/>
      </w:pPr>
      <w:bookmarkStart w:id="387" w:name="_ENREF_27"/>
      <w:r w:rsidRPr="00663A38">
        <w:t>Facelli, J. M., and A. M. Temby. 2002. Multiple effects of shrubs on annual plant communities in arid lands of South Australia. Austral ecology 27:422-432.</w:t>
      </w:r>
      <w:bookmarkEnd w:id="387"/>
    </w:p>
    <w:p w14:paraId="2D93D741" w14:textId="77777777" w:rsidR="00663A38" w:rsidRPr="00663A38" w:rsidRDefault="00663A38" w:rsidP="00663A38">
      <w:pPr>
        <w:pStyle w:val="EndNoteBibliography"/>
        <w:spacing w:after="0"/>
        <w:ind w:left="720" w:hanging="720"/>
      </w:pPr>
      <w:bookmarkStart w:id="388" w:name="_ENREF_28"/>
      <w:r w:rsidRPr="00663A38">
        <w:t>Filazzola, A., and C. J. Lortie. 2014. A systematic review and conceptual framework for the mechanistic pathways of nurse plants. Global Ecology and Biogeography 23:1335-1345.</w:t>
      </w:r>
      <w:bookmarkEnd w:id="388"/>
    </w:p>
    <w:p w14:paraId="1BB5AC50" w14:textId="77777777" w:rsidR="00663A38" w:rsidRPr="00663A38" w:rsidRDefault="00663A38" w:rsidP="00663A38">
      <w:pPr>
        <w:pStyle w:val="EndNoteBibliography"/>
        <w:spacing w:after="0"/>
        <w:ind w:left="720" w:hanging="720"/>
      </w:pPr>
      <w:bookmarkStart w:id="389" w:name="_ENREF_29"/>
      <w:r w:rsidRPr="00663A38">
        <w:t>Fleming, T. H., and J. N. Holland. 1998. The evolution of obligate pollination mutualisms: senita cactus and senita moth. Oecologia 114:368-375.</w:t>
      </w:r>
      <w:bookmarkEnd w:id="389"/>
    </w:p>
    <w:p w14:paraId="23A0286B" w14:textId="77777777" w:rsidR="00663A38" w:rsidRPr="00663A38" w:rsidRDefault="00663A38" w:rsidP="00663A38">
      <w:pPr>
        <w:pStyle w:val="EndNoteBibliography"/>
        <w:spacing w:after="0"/>
        <w:ind w:left="720" w:hanging="720"/>
      </w:pPr>
      <w:bookmarkStart w:id="390" w:name="_ENREF_30"/>
      <w:r w:rsidRPr="00663A38">
        <w:t>Fleming, T. H., C. T. Sahley, J. N. Holland, J. D. Nason, and J. Hamrick. 2001. Sonoran Desert columnar cacti and the evolution of generalized pollination systems. Ecological Monographs 71:511-530.</w:t>
      </w:r>
      <w:bookmarkEnd w:id="390"/>
    </w:p>
    <w:p w14:paraId="523B62EB" w14:textId="77777777" w:rsidR="00663A38" w:rsidRPr="00663A38" w:rsidRDefault="00663A38" w:rsidP="00663A38">
      <w:pPr>
        <w:pStyle w:val="EndNoteBibliography"/>
        <w:spacing w:after="0"/>
        <w:ind w:left="720" w:hanging="720"/>
      </w:pPr>
      <w:bookmarkStart w:id="391" w:name="_ENREF_31"/>
      <w:r w:rsidRPr="00663A38">
        <w:t>Flores, J., and E. Jurado. 2003. Are nurse‐protégé interactions more common among plants from arid environments? Journal of Vegetation Science 14:911-916.</w:t>
      </w:r>
      <w:bookmarkEnd w:id="391"/>
    </w:p>
    <w:p w14:paraId="4B4EA73D" w14:textId="77777777" w:rsidR="00663A38" w:rsidRPr="00663A38" w:rsidRDefault="00663A38" w:rsidP="00663A38">
      <w:pPr>
        <w:pStyle w:val="EndNoteBibliography"/>
        <w:spacing w:after="0"/>
        <w:ind w:left="720" w:hanging="720"/>
      </w:pPr>
      <w:bookmarkStart w:id="392" w:name="_ENREF_32"/>
      <w:r w:rsidRPr="00663A38">
        <w:t>Franco, A., A. De Soyza, R. Virginia, J. Reynolds, and W. Whitford. 1994. Effects of plant size and water relations on gas exchange and growth of the desert shrub Larrea tridentata. Oecologia 97:171-178.</w:t>
      </w:r>
      <w:bookmarkEnd w:id="392"/>
    </w:p>
    <w:p w14:paraId="2372AF25" w14:textId="77777777" w:rsidR="00663A38" w:rsidRPr="00663A38" w:rsidRDefault="00663A38" w:rsidP="00663A38">
      <w:pPr>
        <w:pStyle w:val="EndNoteBibliography"/>
        <w:spacing w:after="0"/>
        <w:ind w:left="720" w:hanging="720"/>
      </w:pPr>
      <w:bookmarkStart w:id="393" w:name="_ENREF_33"/>
      <w:r w:rsidRPr="00663A38">
        <w:t>Gentry, A. H. 1974. Flowering phenology and diversity in tropical Bignoniaceae. Biotropica:64-68.</w:t>
      </w:r>
      <w:bookmarkEnd w:id="393"/>
    </w:p>
    <w:p w14:paraId="01B5EC12" w14:textId="77777777" w:rsidR="00663A38" w:rsidRPr="00663A38" w:rsidRDefault="00663A38" w:rsidP="00663A38">
      <w:pPr>
        <w:pStyle w:val="EndNoteBibliography"/>
        <w:spacing w:after="0"/>
        <w:ind w:left="720" w:hanging="720"/>
      </w:pPr>
      <w:bookmarkStart w:id="394" w:name="_ENREF_34"/>
      <w:r w:rsidRPr="00663A38">
        <w:t>Ghazoul, J. 2006. Floral diversity and the facilitation of pollination. Journal of Ecology 94:295-304.</w:t>
      </w:r>
      <w:bookmarkEnd w:id="394"/>
    </w:p>
    <w:p w14:paraId="3B2E28E9" w14:textId="77777777" w:rsidR="00663A38" w:rsidRPr="00663A38" w:rsidRDefault="00663A38" w:rsidP="00663A38">
      <w:pPr>
        <w:pStyle w:val="EndNoteBibliography"/>
        <w:spacing w:after="0"/>
        <w:ind w:left="720" w:hanging="720"/>
      </w:pPr>
      <w:bookmarkStart w:id="395" w:name="_ENREF_35"/>
      <w:r w:rsidRPr="00663A38">
        <w:t>Goldberg, D. E., R. Turkington, L. Olsvig-Whittaker, and A. R. Dyer. 2001. Density dependence in an annual plant community: variation among life history stages. Ecological Monographs 71:423-446.</w:t>
      </w:r>
      <w:bookmarkEnd w:id="395"/>
    </w:p>
    <w:p w14:paraId="74E4393A" w14:textId="77777777" w:rsidR="00663A38" w:rsidRPr="00663A38" w:rsidRDefault="00663A38" w:rsidP="00663A38">
      <w:pPr>
        <w:pStyle w:val="EndNoteBibliography"/>
        <w:spacing w:after="0"/>
        <w:ind w:left="720" w:hanging="720"/>
      </w:pPr>
      <w:bookmarkStart w:id="396" w:name="_ENREF_36"/>
      <w:r w:rsidRPr="00663A38">
        <w:t>Grissell, E. E., and M. E. Schauff. 1990. A handbook of the families of Nearctic Chalcidoidea (Hymenoptera). A handbook of the families of Nearctic Chalcidoidea (Hymenoptera).</w:t>
      </w:r>
      <w:bookmarkEnd w:id="396"/>
    </w:p>
    <w:p w14:paraId="72745AF5" w14:textId="77777777" w:rsidR="00663A38" w:rsidRPr="00663A38" w:rsidRDefault="00663A38" w:rsidP="00663A38">
      <w:pPr>
        <w:pStyle w:val="EndNoteBibliography"/>
        <w:spacing w:after="0"/>
        <w:ind w:left="720" w:hanging="720"/>
      </w:pPr>
      <w:bookmarkStart w:id="397" w:name="_ENREF_37"/>
      <w:r w:rsidRPr="00663A38">
        <w:t>Halvorson, W. L., and D. T. Patten. 1975. Productivity and flowering of winter ephemerals in relation to Sonoran Desert shrubs. American Midland Naturalist:311-319.</w:t>
      </w:r>
      <w:bookmarkEnd w:id="397"/>
    </w:p>
    <w:p w14:paraId="74D250A0" w14:textId="77777777" w:rsidR="00663A38" w:rsidRPr="00663A38" w:rsidRDefault="00663A38" w:rsidP="00663A38">
      <w:pPr>
        <w:pStyle w:val="EndNoteBibliography"/>
        <w:spacing w:after="0"/>
        <w:ind w:left="720" w:hanging="720"/>
      </w:pPr>
      <w:bookmarkStart w:id="398" w:name="_ENREF_38"/>
      <w:r w:rsidRPr="00663A38">
        <w:t>Heinrich, B., and P. H. Raven. 1972. Energetics and pollination ecology. Science 176:597-602.</w:t>
      </w:r>
      <w:bookmarkEnd w:id="398"/>
    </w:p>
    <w:p w14:paraId="436C126B" w14:textId="77777777" w:rsidR="00663A38" w:rsidRPr="00663A38" w:rsidRDefault="00663A38" w:rsidP="00663A38">
      <w:pPr>
        <w:pStyle w:val="EndNoteBibliography"/>
        <w:spacing w:after="0"/>
        <w:ind w:left="720" w:hanging="720"/>
      </w:pPr>
      <w:bookmarkStart w:id="399" w:name="_ENREF_39"/>
      <w:r w:rsidRPr="00663A38">
        <w:t>Holland, N. J., and T. H. Fleming. 2002. Co-pollinators and specialization in the pollinating seed-consumer mutualism between senita cacti and senita moths. Oecologia 133:534-540.</w:t>
      </w:r>
      <w:bookmarkEnd w:id="399"/>
    </w:p>
    <w:p w14:paraId="240B7C4C" w14:textId="77777777" w:rsidR="00663A38" w:rsidRPr="00663A38" w:rsidRDefault="00663A38" w:rsidP="00663A38">
      <w:pPr>
        <w:pStyle w:val="EndNoteBibliography"/>
        <w:spacing w:after="0"/>
        <w:ind w:left="720" w:hanging="720"/>
      </w:pPr>
      <w:bookmarkStart w:id="400" w:name="_ENREF_40"/>
      <w:r w:rsidRPr="00663A38">
        <w:t>Holzapfel, C., and B. E. Mahall. 1999. Bidirectional facilitation and interference between shrubs and annuals in the Mojave Desert. Ecology 80:1747-1761.</w:t>
      </w:r>
      <w:bookmarkEnd w:id="400"/>
    </w:p>
    <w:p w14:paraId="67AC38E3" w14:textId="77777777" w:rsidR="00663A38" w:rsidRPr="00663A38" w:rsidRDefault="00663A38" w:rsidP="00663A38">
      <w:pPr>
        <w:pStyle w:val="EndNoteBibliography"/>
        <w:spacing w:after="0"/>
        <w:ind w:left="720" w:hanging="720"/>
      </w:pPr>
      <w:bookmarkStart w:id="401" w:name="_ENREF_41"/>
      <w:r w:rsidRPr="00663A38">
        <w:t>Hurd Jr, P. D., and E. G. Linsley. 1975. Some insects other than bees associated with Larrea tridentata in the southwestern United States. Proceedings of the Entomological Society of Washington.</w:t>
      </w:r>
      <w:bookmarkEnd w:id="401"/>
    </w:p>
    <w:p w14:paraId="550F4F07" w14:textId="77777777" w:rsidR="00663A38" w:rsidRPr="00663A38" w:rsidRDefault="00663A38" w:rsidP="00663A38">
      <w:pPr>
        <w:pStyle w:val="EndNoteBibliography"/>
        <w:spacing w:after="0"/>
        <w:ind w:left="720" w:hanging="720"/>
      </w:pPr>
      <w:bookmarkStart w:id="402" w:name="_ENREF_42"/>
      <w:r w:rsidRPr="00663A38">
        <w:t>Iler, A. M., D. W. Inouye, T. T. Høye, A. J. Miller‐Rushing, L. A. Burkle, and E. B. Johnston. 2013. Maintenance of temporal synchrony between syrphid flies and floral resources despite differential phenological responses to climate. Global Change Biology 19:2348-2359.</w:t>
      </w:r>
      <w:bookmarkEnd w:id="402"/>
    </w:p>
    <w:p w14:paraId="4757B555" w14:textId="77777777" w:rsidR="00663A38" w:rsidRPr="00663A38" w:rsidRDefault="00663A38" w:rsidP="00663A38">
      <w:pPr>
        <w:pStyle w:val="EndNoteBibliography"/>
        <w:spacing w:after="0"/>
        <w:ind w:left="720" w:hanging="720"/>
      </w:pPr>
      <w:bookmarkStart w:id="403" w:name="_ENREF_43"/>
      <w:r w:rsidRPr="00663A38">
        <w:t>Inouye, D. W., B. M. Larson, A. Ssymank, and P. G. Kevan. 2015. Flies and flowers III: ecology of foraging and pollination. Journal of Pollination Ecology 16:115-133.</w:t>
      </w:r>
      <w:bookmarkEnd w:id="403"/>
    </w:p>
    <w:p w14:paraId="0AD4460A" w14:textId="77777777" w:rsidR="00663A38" w:rsidRPr="00663A38" w:rsidRDefault="00663A38" w:rsidP="00663A38">
      <w:pPr>
        <w:pStyle w:val="EndNoteBibliography"/>
        <w:spacing w:after="0"/>
        <w:ind w:left="720" w:hanging="720"/>
      </w:pPr>
      <w:bookmarkStart w:id="404" w:name="_ENREF_44"/>
      <w:r w:rsidRPr="00663A38">
        <w:t>Jennings, W. B. 2001. Comparative flowering phenology of plants in the western Mojave Desert. Madroño:162-171.</w:t>
      </w:r>
      <w:bookmarkEnd w:id="404"/>
    </w:p>
    <w:p w14:paraId="0C8F9E0A" w14:textId="77777777" w:rsidR="00663A38" w:rsidRPr="00663A38" w:rsidRDefault="00663A38" w:rsidP="00663A38">
      <w:pPr>
        <w:pStyle w:val="EndNoteBibliography"/>
        <w:spacing w:after="0"/>
        <w:ind w:left="720" w:hanging="720"/>
      </w:pPr>
      <w:bookmarkStart w:id="405" w:name="_ENREF_45"/>
      <w:r w:rsidRPr="00663A38">
        <w:t>Kearns, C. A., and D. W. Inouye. 1993, Techniques for pollination biologists, University press of Colorado.</w:t>
      </w:r>
      <w:bookmarkEnd w:id="405"/>
    </w:p>
    <w:p w14:paraId="7CAEA625" w14:textId="77777777" w:rsidR="00663A38" w:rsidRPr="00663A38" w:rsidRDefault="00663A38" w:rsidP="00663A38">
      <w:pPr>
        <w:pStyle w:val="EndNoteBibliography"/>
        <w:spacing w:after="0"/>
        <w:ind w:left="720" w:hanging="720"/>
      </w:pPr>
      <w:bookmarkStart w:id="406" w:name="_ENREF_46"/>
      <w:r w:rsidRPr="00663A38">
        <w:t>Laverty, T. M. 1992. Plant interactions for pollinator visits: a test of the magnet species effect. Oecologia 89:502-508.</w:t>
      </w:r>
      <w:bookmarkEnd w:id="406"/>
    </w:p>
    <w:p w14:paraId="5328C257" w14:textId="77777777" w:rsidR="00663A38" w:rsidRPr="00663A38" w:rsidRDefault="00663A38" w:rsidP="00663A38">
      <w:pPr>
        <w:pStyle w:val="EndNoteBibliography"/>
        <w:spacing w:after="0"/>
        <w:ind w:left="720" w:hanging="720"/>
      </w:pPr>
      <w:bookmarkStart w:id="407" w:name="_ENREF_47"/>
      <w:r w:rsidRPr="00663A38">
        <w:t>Legendre, P., and E. D. Gallagher. 2001. Ecologically meaningful transformations for ordination of species data. Oecologia 129:271-280.</w:t>
      </w:r>
      <w:bookmarkEnd w:id="407"/>
    </w:p>
    <w:p w14:paraId="5DB468D5" w14:textId="77777777" w:rsidR="00663A38" w:rsidRPr="00663A38" w:rsidRDefault="00663A38" w:rsidP="00663A38">
      <w:pPr>
        <w:pStyle w:val="EndNoteBibliography"/>
        <w:spacing w:after="0"/>
        <w:ind w:left="720" w:hanging="720"/>
      </w:pPr>
      <w:bookmarkStart w:id="408" w:name="_ENREF_48"/>
      <w:r w:rsidRPr="00663A38">
        <w:t>Lortie, C. J., A. E. Budden, and A. M. Reid. 2012. From birds to bees: applying video observation techniques to invertebrate pollinators. Journal of Pollination Ecology 6:125-128.</w:t>
      </w:r>
      <w:bookmarkEnd w:id="408"/>
    </w:p>
    <w:p w14:paraId="6D269C6D" w14:textId="77777777" w:rsidR="00663A38" w:rsidRPr="00663A38" w:rsidRDefault="00663A38" w:rsidP="00663A38">
      <w:pPr>
        <w:pStyle w:val="EndNoteBibliography"/>
        <w:spacing w:after="0"/>
        <w:ind w:left="720" w:hanging="720"/>
      </w:pPr>
      <w:bookmarkStart w:id="409" w:name="_ENREF_49"/>
      <w:r w:rsidRPr="00663A38">
        <w:t>Marshall, S. 2012. Flies. The natural history and diversity of Diptera.</w:t>
      </w:r>
      <w:bookmarkEnd w:id="409"/>
    </w:p>
    <w:p w14:paraId="7D4BF4C2" w14:textId="77777777" w:rsidR="00663A38" w:rsidRPr="00663A38" w:rsidRDefault="00663A38" w:rsidP="00663A38">
      <w:pPr>
        <w:pStyle w:val="EndNoteBibliography"/>
        <w:spacing w:after="0"/>
        <w:ind w:left="720" w:hanging="720"/>
      </w:pPr>
      <w:bookmarkStart w:id="410" w:name="_ENREF_50"/>
      <w:r w:rsidRPr="00663A38">
        <w:t>McIntire, E. J., and A. Fajardo. 2014. Facilitation as a ubiquitous driver of biodiversity. New Phytologist 201:403-416.</w:t>
      </w:r>
      <w:bookmarkEnd w:id="410"/>
    </w:p>
    <w:p w14:paraId="65F9BDB8" w14:textId="77777777" w:rsidR="00663A38" w:rsidRPr="00663A38" w:rsidRDefault="00663A38" w:rsidP="00663A38">
      <w:pPr>
        <w:pStyle w:val="EndNoteBibliography"/>
        <w:spacing w:after="0"/>
        <w:ind w:left="720" w:hanging="720"/>
      </w:pPr>
      <w:bookmarkStart w:id="411" w:name="_ENREF_51"/>
      <w:r w:rsidRPr="00663A38">
        <w:t>McKinney, A. M., and K. Goodell. 2010. Shading by invasive shrub reduces seed production and pollinator services in a native herb. Biological Invasions 12:2751-2763.</w:t>
      </w:r>
      <w:bookmarkEnd w:id="411"/>
    </w:p>
    <w:p w14:paraId="38F036CD" w14:textId="77777777" w:rsidR="00663A38" w:rsidRPr="00663A38" w:rsidRDefault="00663A38" w:rsidP="00663A38">
      <w:pPr>
        <w:pStyle w:val="EndNoteBibliography"/>
        <w:spacing w:after="0"/>
        <w:ind w:left="720" w:hanging="720"/>
      </w:pPr>
      <w:bookmarkStart w:id="412" w:name="_ENREF_52"/>
      <w:r w:rsidRPr="00663A38">
        <w:t>McPeek, M. A., and B. L. Peckarsky. 1998. Life histories and the strengths of species interactions: combining mortality, growth, and fecundity effects. Ecology 79:867-879.</w:t>
      </w:r>
      <w:bookmarkEnd w:id="412"/>
    </w:p>
    <w:p w14:paraId="72733315" w14:textId="77777777" w:rsidR="00663A38" w:rsidRPr="00663A38" w:rsidRDefault="00663A38" w:rsidP="00663A38">
      <w:pPr>
        <w:pStyle w:val="EndNoteBibliography"/>
        <w:spacing w:after="0"/>
        <w:ind w:left="720" w:hanging="720"/>
      </w:pPr>
      <w:bookmarkStart w:id="413" w:name="_ENREF_53"/>
      <w:r w:rsidRPr="00663A38">
        <w:t>Michener, C. D. 2000, The bees of the world, v. 1, JHU press.</w:t>
      </w:r>
      <w:bookmarkEnd w:id="413"/>
    </w:p>
    <w:p w14:paraId="487B99F3" w14:textId="77777777" w:rsidR="00663A38" w:rsidRPr="00663A38" w:rsidRDefault="00663A38" w:rsidP="00663A38">
      <w:pPr>
        <w:pStyle w:val="EndNoteBibliography"/>
        <w:spacing w:after="0"/>
        <w:ind w:left="720" w:hanging="720"/>
      </w:pPr>
      <w:bookmarkStart w:id="414" w:name="_ENREF_54"/>
      <w:r w:rsidRPr="00663A38">
        <w:t>Michener, C. D., R. J. McGinley, and B. N. Danforth. 1994, The bee genera of North and Central America (Hymenoptera: Apoidea), Smithsonian Institution Press.</w:t>
      </w:r>
      <w:bookmarkEnd w:id="414"/>
    </w:p>
    <w:p w14:paraId="48CDD9B7" w14:textId="77777777" w:rsidR="00663A38" w:rsidRPr="00663A38" w:rsidRDefault="00663A38" w:rsidP="00663A38">
      <w:pPr>
        <w:pStyle w:val="EndNoteBibliography"/>
        <w:spacing w:after="0"/>
        <w:ind w:left="720" w:hanging="720"/>
      </w:pPr>
      <w:bookmarkStart w:id="415" w:name="_ENREF_55"/>
      <w:r w:rsidRPr="00663A38">
        <w:t>Minckley, R. L., J. H. Cane, L. Kervin, and T. Roulston. 1999. Spatial predictability and resource specialization of bees (Hymenoptera: Apoidea) at a superabundant, widespread resource. Biological Journal of the Linnean Society 67:119-147.</w:t>
      </w:r>
      <w:bookmarkEnd w:id="415"/>
    </w:p>
    <w:p w14:paraId="1C26248A" w14:textId="77777777" w:rsidR="00663A38" w:rsidRPr="00663A38" w:rsidRDefault="00663A38" w:rsidP="00663A38">
      <w:pPr>
        <w:pStyle w:val="EndNoteBibliography"/>
        <w:spacing w:after="0"/>
        <w:ind w:left="720" w:hanging="720"/>
      </w:pPr>
      <w:bookmarkStart w:id="416" w:name="_ENREF_56"/>
      <w:r w:rsidRPr="00663A38">
        <w:t>Miranda, G., A. Young, M. Locke, S. Marshall, J. Skevington, and F. Thompson. 2013. Key to the genera of Nearctic Syrphidae. Canadian Journal of Arthropod Identification 23:351.</w:t>
      </w:r>
      <w:bookmarkEnd w:id="416"/>
    </w:p>
    <w:p w14:paraId="7E547A8D" w14:textId="77777777" w:rsidR="00663A38" w:rsidRPr="00663A38" w:rsidRDefault="00663A38" w:rsidP="00663A38">
      <w:pPr>
        <w:pStyle w:val="EndNoteBibliography"/>
        <w:spacing w:after="0"/>
        <w:ind w:left="720" w:hanging="720"/>
      </w:pPr>
      <w:bookmarkStart w:id="417" w:name="_ENREF_57"/>
      <w:r w:rsidRPr="00663A38">
        <w:t>Mosquin, T. 1971. Competition for pollinators as a stimulus for the evolution of flowering time. Oikos:398-402.</w:t>
      </w:r>
      <w:bookmarkEnd w:id="417"/>
    </w:p>
    <w:p w14:paraId="09EE6AD0" w14:textId="77777777" w:rsidR="00663A38" w:rsidRPr="00663A38" w:rsidRDefault="00663A38" w:rsidP="00663A38">
      <w:pPr>
        <w:pStyle w:val="EndNoteBibliography"/>
        <w:spacing w:after="0"/>
        <w:ind w:left="720" w:hanging="720"/>
      </w:pPr>
      <w:bookmarkStart w:id="418" w:name="_ENREF_58"/>
      <w:r w:rsidRPr="00663A38">
        <w:t>Noma, T., and M. J. Brewer. 2008. Seasonal abundance of resident parasitoids and predatory flies and corresponding soybean aphid densities, with comments on classical biological control of soybean aphid in the Midwest. Journal of Economic Entomology 101:278-287.</w:t>
      </w:r>
      <w:bookmarkEnd w:id="418"/>
    </w:p>
    <w:p w14:paraId="1A845D25" w14:textId="77777777" w:rsidR="00663A38" w:rsidRPr="00663A38" w:rsidRDefault="00663A38" w:rsidP="00663A38">
      <w:pPr>
        <w:pStyle w:val="EndNoteBibliography"/>
        <w:spacing w:after="0"/>
        <w:ind w:left="720" w:hanging="720"/>
      </w:pPr>
      <w:bookmarkStart w:id="419" w:name="_ENREF_59"/>
      <w:r w:rsidRPr="00663A38">
        <w:t>Oliver, I., and A. J. Beattie. 1993. A possible method for the rapid assessment of biodiversity. Conservation biology 7:562-568.</w:t>
      </w:r>
      <w:bookmarkEnd w:id="419"/>
    </w:p>
    <w:p w14:paraId="62F61507" w14:textId="77777777" w:rsidR="00663A38" w:rsidRPr="00663A38" w:rsidRDefault="00663A38" w:rsidP="00663A38">
      <w:pPr>
        <w:pStyle w:val="EndNoteBibliography"/>
        <w:spacing w:after="0"/>
        <w:ind w:left="720" w:hanging="720"/>
      </w:pPr>
      <w:bookmarkStart w:id="420" w:name="_ENREF_60"/>
      <w:r w:rsidRPr="00663A38">
        <w:t>Pellmyr, O. 2003. Yuccas, yucca moths, and coevolution: a review. Annals of the Missouri Botanical Garden:35-55.</w:t>
      </w:r>
      <w:bookmarkEnd w:id="420"/>
    </w:p>
    <w:p w14:paraId="15919D6A" w14:textId="77777777" w:rsidR="00663A38" w:rsidRPr="00663A38" w:rsidRDefault="00663A38" w:rsidP="00663A38">
      <w:pPr>
        <w:pStyle w:val="EndNoteBibliography"/>
        <w:spacing w:after="0"/>
        <w:ind w:left="720" w:hanging="720"/>
      </w:pPr>
      <w:bookmarkStart w:id="421" w:name="_ENREF_61"/>
      <w:r w:rsidRPr="00663A38">
        <w:t>Petit, S., and C. R. Dickson. 2005. Grass-tree (Xanthorrhoea semiplana, Liliaceae) facilitation of the endangered pink-lipped spider orchid (Caladenia syn. Arachnorchis behrii, Orchidaceae) varies in South Australia. Australian Journal of Botany 53:455-464.</w:t>
      </w:r>
      <w:bookmarkEnd w:id="421"/>
    </w:p>
    <w:p w14:paraId="0E50A641" w14:textId="77777777" w:rsidR="00663A38" w:rsidRPr="00663A38" w:rsidRDefault="00663A38" w:rsidP="00663A38">
      <w:pPr>
        <w:pStyle w:val="EndNoteBibliography"/>
        <w:spacing w:after="0"/>
        <w:ind w:left="720" w:hanging="720"/>
      </w:pPr>
      <w:bookmarkStart w:id="422" w:name="_ENREF_62"/>
      <w:r w:rsidRPr="00663A38">
        <w:t>Petrů, M., K. Tielbörger, R. Belkin, M. Sternberg, and F. Jeltsch. 2006. Life history variation in an annual plant under two opposing environmental constraints along an aridity gradient. Ecography 29:66-74.</w:t>
      </w:r>
      <w:bookmarkEnd w:id="422"/>
    </w:p>
    <w:p w14:paraId="4706CEAD" w14:textId="77777777" w:rsidR="00663A38" w:rsidRPr="00663A38" w:rsidRDefault="00663A38" w:rsidP="00663A38">
      <w:pPr>
        <w:pStyle w:val="EndNoteBibliography"/>
        <w:spacing w:after="0"/>
        <w:ind w:left="720" w:hanging="720"/>
      </w:pPr>
      <w:bookmarkStart w:id="423" w:name="_ENREF_63"/>
      <w:r w:rsidRPr="00663A38">
        <w:t>Pugnaire, F. I., P. Haase, and J. Puigdefabregas. 1996. Facilitation between higher plant species in a semiarid environment. Ecology 77:1420-1426.</w:t>
      </w:r>
      <w:bookmarkEnd w:id="423"/>
    </w:p>
    <w:p w14:paraId="6B338C20" w14:textId="77777777" w:rsidR="00663A38" w:rsidRPr="00663A38" w:rsidRDefault="00663A38" w:rsidP="00663A38">
      <w:pPr>
        <w:pStyle w:val="EndNoteBibliography"/>
        <w:spacing w:after="0"/>
        <w:ind w:left="720" w:hanging="720"/>
      </w:pPr>
      <w:bookmarkStart w:id="424" w:name="_ENREF_64"/>
      <w:r w:rsidRPr="00663A38">
        <w:t>Pyke, G. H. 1984. Optimal foraging theory: a critical review. Annual review of ecology and systematics 15:523-575.</w:t>
      </w:r>
      <w:bookmarkEnd w:id="424"/>
    </w:p>
    <w:p w14:paraId="33939A31" w14:textId="77777777" w:rsidR="00663A38" w:rsidRPr="00663A38" w:rsidRDefault="00663A38" w:rsidP="00663A38">
      <w:pPr>
        <w:pStyle w:val="EndNoteBibliography"/>
        <w:spacing w:after="0"/>
        <w:ind w:left="720" w:hanging="720"/>
      </w:pPr>
      <w:bookmarkStart w:id="425" w:name="_ENREF_65"/>
      <w:r w:rsidRPr="00663A38">
        <w:t>Pyke, G. H., H. R. Pulliam, and E. L. Charnov. 1977. Optimal foraging: a selective review of theory and tests. The quarterly review of biology 52:137-154.</w:t>
      </w:r>
      <w:bookmarkEnd w:id="425"/>
    </w:p>
    <w:p w14:paraId="408F194D" w14:textId="77777777" w:rsidR="00663A38" w:rsidRPr="00663A38" w:rsidRDefault="00663A38" w:rsidP="00663A38">
      <w:pPr>
        <w:pStyle w:val="EndNoteBibliography"/>
        <w:spacing w:after="0"/>
        <w:ind w:left="720" w:hanging="720"/>
      </w:pPr>
      <w:bookmarkStart w:id="426" w:name="_ENREF_66"/>
      <w:r w:rsidRPr="00663A38">
        <w:t>Reitan, T., and A. Nielsen. 2016. Do not divide count data with count data; a story from pollination ecology with implications beyond. PloS one 11:e0149129.</w:t>
      </w:r>
      <w:bookmarkEnd w:id="426"/>
    </w:p>
    <w:p w14:paraId="4CCA6E19" w14:textId="77777777" w:rsidR="00663A38" w:rsidRPr="00663A38" w:rsidRDefault="00663A38" w:rsidP="00663A38">
      <w:pPr>
        <w:pStyle w:val="EndNoteBibliography"/>
        <w:spacing w:after="0"/>
        <w:ind w:left="720" w:hanging="720"/>
      </w:pPr>
      <w:bookmarkStart w:id="427" w:name="_ENREF_67"/>
      <w:r w:rsidRPr="00663A38">
        <w:t>Robertson, A. W., C. Mountjoy, B. E. Faulkner, M. V. Roberts, and M. R. Macnair. 1999. Bumble bee selection of Mimulus guttatus flowers: the effects of pollen quality and reward depletion. Ecology 80:2594-2606.</w:t>
      </w:r>
      <w:bookmarkEnd w:id="427"/>
    </w:p>
    <w:p w14:paraId="0CEE87BB" w14:textId="77777777" w:rsidR="00663A38" w:rsidRPr="00663A38" w:rsidRDefault="00663A38" w:rsidP="00663A38">
      <w:pPr>
        <w:pStyle w:val="EndNoteBibliography"/>
        <w:spacing w:after="0"/>
        <w:ind w:left="720" w:hanging="720"/>
      </w:pPr>
      <w:bookmarkStart w:id="428" w:name="_ENREF_68"/>
      <w:r w:rsidRPr="00663A38">
        <w:t>Roll, J., R. J. Mitchell, R. J. Cabin, and D. L. Marshall. 1997. Reproductive Success Increases with Local Density of Conspecif ics in a Desert Mustard (Lesquerella fendleri) El Exito Reproductivo Incrementa con la Densidad Local de Coespecificos en la Mostaza del Desierto (Lesquerella fendleri). Conservation biology 11:738-746.</w:t>
      </w:r>
      <w:bookmarkEnd w:id="428"/>
    </w:p>
    <w:p w14:paraId="35D9D1D3" w14:textId="77777777" w:rsidR="00663A38" w:rsidRPr="00663A38" w:rsidRDefault="00663A38" w:rsidP="00663A38">
      <w:pPr>
        <w:pStyle w:val="EndNoteBibliography"/>
        <w:spacing w:after="0"/>
        <w:ind w:left="720" w:hanging="720"/>
      </w:pPr>
      <w:bookmarkStart w:id="429" w:name="_ENREF_69"/>
      <w:r w:rsidRPr="00663A38">
        <w:t>Rousset, O., and J. Lepart. 2000. Positive and negative interactions at different life stages of a colonizing species (Quercus humilis). Journal of Ecology 88:401-412.</w:t>
      </w:r>
      <w:bookmarkEnd w:id="429"/>
    </w:p>
    <w:p w14:paraId="00534AAC" w14:textId="77777777" w:rsidR="00663A38" w:rsidRPr="00663A38" w:rsidRDefault="00663A38" w:rsidP="00663A38">
      <w:pPr>
        <w:pStyle w:val="EndNoteBibliography"/>
        <w:spacing w:after="0"/>
        <w:ind w:left="720" w:hanging="720"/>
      </w:pPr>
      <w:bookmarkStart w:id="430" w:name="_ENREF_70"/>
      <w:r w:rsidRPr="00663A38">
        <w:t>Rundel, P. W., and A. C. Gibson. 2005, Ecological communities and processes in a Mojave Desert ecosystem, Cambridge University Press.</w:t>
      </w:r>
      <w:bookmarkEnd w:id="430"/>
    </w:p>
    <w:p w14:paraId="166452BF" w14:textId="77777777" w:rsidR="00663A38" w:rsidRPr="00663A38" w:rsidRDefault="00663A38" w:rsidP="00663A38">
      <w:pPr>
        <w:pStyle w:val="EndNoteBibliography"/>
        <w:spacing w:after="0"/>
        <w:ind w:left="720" w:hanging="720"/>
      </w:pPr>
      <w:bookmarkStart w:id="431" w:name="_ENREF_71"/>
      <w:r w:rsidRPr="00663A38">
        <w:t>Rutowski, R. L., and J. Alcock. 1980. Temporal variation in male copulatory behaviour in the solitary bee Nomadopsis puellae (Hymenoptera: Andrenidae). Behaviour 73:175-187.</w:t>
      </w:r>
      <w:bookmarkEnd w:id="431"/>
    </w:p>
    <w:p w14:paraId="21C72DF3" w14:textId="77777777" w:rsidR="00663A38" w:rsidRPr="00663A38" w:rsidRDefault="00663A38" w:rsidP="00663A38">
      <w:pPr>
        <w:pStyle w:val="EndNoteBibliography"/>
        <w:spacing w:after="0"/>
        <w:ind w:left="720" w:hanging="720"/>
      </w:pPr>
      <w:bookmarkStart w:id="432" w:name="_ENREF_72"/>
      <w:r w:rsidRPr="00663A38">
        <w:t>Saul-Gershenz, L., J. Millar, and J. McElfresh. 2012. Mojave National Preserve. National Park Service U.S. Department of the Interior. . https://</w:t>
      </w:r>
      <w:hyperlink r:id="rId12" w:history="1">
        <w:r w:rsidRPr="00663A38">
          <w:rPr>
            <w:rStyle w:val="Hyperlink"/>
          </w:rPr>
          <w:t>www.nps.gov/moja/learn/nature/upload/201204MOJAscience.pdf</w:t>
        </w:r>
      </w:hyperlink>
      <w:r w:rsidRPr="00663A38">
        <w:t>.</w:t>
      </w:r>
      <w:bookmarkEnd w:id="432"/>
    </w:p>
    <w:p w14:paraId="713A8CD6" w14:textId="77777777" w:rsidR="00663A38" w:rsidRPr="00663A38" w:rsidRDefault="00663A38" w:rsidP="00663A38">
      <w:pPr>
        <w:pStyle w:val="EndNoteBibliography"/>
        <w:spacing w:after="0"/>
        <w:ind w:left="720" w:hanging="720"/>
      </w:pPr>
      <w:bookmarkStart w:id="433" w:name="_ENREF_73"/>
      <w:r w:rsidRPr="00663A38">
        <w:t>Schafer, J., E. Mudrak, C. Haines, H. Parag, K. Moloney, and C. Holzapfel. 2012. The association of native and non-native annual plants with Larrea tridentata (creosote bush) in the Mojave and Sonoran Deserts. Journal of arid environments 87:129-135.</w:t>
      </w:r>
      <w:bookmarkEnd w:id="433"/>
    </w:p>
    <w:p w14:paraId="6E39DDAF" w14:textId="77777777" w:rsidR="00663A38" w:rsidRPr="00663A38" w:rsidRDefault="00663A38" w:rsidP="00663A38">
      <w:pPr>
        <w:pStyle w:val="EndNoteBibliography"/>
        <w:spacing w:after="0"/>
        <w:ind w:left="720" w:hanging="720"/>
      </w:pPr>
      <w:bookmarkStart w:id="434" w:name="_ENREF_74"/>
      <w:r w:rsidRPr="00663A38">
        <w:t>Schemske, D. W. 1981. Floral convergence and pollinator sharing in two bee‐pollinated tropical herbs. Ecology 62:946-954.</w:t>
      </w:r>
      <w:bookmarkEnd w:id="434"/>
    </w:p>
    <w:p w14:paraId="3CFA6ACD" w14:textId="77777777" w:rsidR="00663A38" w:rsidRPr="00663A38" w:rsidRDefault="00663A38" w:rsidP="00663A38">
      <w:pPr>
        <w:pStyle w:val="EndNoteBibliography"/>
        <w:spacing w:after="0"/>
        <w:ind w:left="720" w:hanging="720"/>
      </w:pPr>
      <w:bookmarkStart w:id="435" w:name="_ENREF_75"/>
      <w:r w:rsidRPr="00663A38">
        <w:t>Schiffers, K., and K. Tielbörger. 2006. Ontogenetic shifts in interactions among annual plants. Journal of Ecology 94:336-341.</w:t>
      </w:r>
      <w:bookmarkEnd w:id="435"/>
    </w:p>
    <w:p w14:paraId="6DE0076C" w14:textId="77777777" w:rsidR="00663A38" w:rsidRPr="00663A38" w:rsidRDefault="00663A38" w:rsidP="00663A38">
      <w:pPr>
        <w:pStyle w:val="EndNoteBibliography"/>
        <w:spacing w:after="0"/>
        <w:ind w:left="720" w:hanging="720"/>
      </w:pPr>
      <w:bookmarkStart w:id="436" w:name="_ENREF_76"/>
      <w:r w:rsidRPr="00663A38">
        <w:t>Shavit, O., A. Dafni, and G. Ne'eman. 2009. Competition between honeybees (Apis mellifera) and native solitary bees in the Mediterranean region of Israel—Implications for conservation. Israel Journal of Plant Sciences 57:171-183.</w:t>
      </w:r>
      <w:bookmarkEnd w:id="436"/>
    </w:p>
    <w:p w14:paraId="4689A8FA" w14:textId="77777777" w:rsidR="00663A38" w:rsidRPr="00663A38" w:rsidRDefault="00663A38" w:rsidP="00663A38">
      <w:pPr>
        <w:pStyle w:val="EndNoteBibliography"/>
        <w:spacing w:after="0"/>
        <w:ind w:left="720" w:hanging="720"/>
      </w:pPr>
      <w:bookmarkStart w:id="437" w:name="_ENREF_77"/>
      <w:r w:rsidRPr="00663A38">
        <w:t>Sih, A., and M.-S. Baltus. 1987. Patch size, pollinator behavior, and pollinator limitation in catnip. Ecology 68:1679-1690.</w:t>
      </w:r>
      <w:bookmarkEnd w:id="437"/>
    </w:p>
    <w:p w14:paraId="2A246AA5" w14:textId="77777777" w:rsidR="00663A38" w:rsidRPr="00663A38" w:rsidRDefault="00663A38" w:rsidP="00663A38">
      <w:pPr>
        <w:pStyle w:val="EndNoteBibliography"/>
        <w:spacing w:after="0"/>
        <w:ind w:left="720" w:hanging="720"/>
      </w:pPr>
      <w:bookmarkStart w:id="438" w:name="_ENREF_78"/>
      <w:r w:rsidRPr="00663A38">
        <w:t>Simpson, B., J. Neff, and A. Moldenke. 1977. Reproductive systems of Larrea. Mabry, T, J,, Hunziker, J, H,, DiFeo, D, R,, jr ed (s). Creosote bush: biology and chemistry of Larrea in the New World deserts. Stroudsburg, Dowden, Hutchinson &amp; Ross Inc:92-114.</w:t>
      </w:r>
      <w:bookmarkEnd w:id="438"/>
    </w:p>
    <w:p w14:paraId="521BFE07" w14:textId="77777777" w:rsidR="00663A38" w:rsidRPr="00663A38" w:rsidRDefault="00663A38" w:rsidP="00663A38">
      <w:pPr>
        <w:pStyle w:val="EndNoteBibliography"/>
        <w:spacing w:after="0"/>
        <w:ind w:left="720" w:hanging="720"/>
      </w:pPr>
      <w:bookmarkStart w:id="439" w:name="_ENREF_79"/>
      <w:r w:rsidRPr="00663A38">
        <w:t>Simpson, B. B., and J. L. Neff. 1987. Pollination Ecology in the Southwest. Aliso: A Journal of Systematic and Evolutionary Botany 11:417-440.</w:t>
      </w:r>
      <w:bookmarkEnd w:id="439"/>
    </w:p>
    <w:p w14:paraId="16ED3454" w14:textId="77777777" w:rsidR="00663A38" w:rsidRPr="00663A38" w:rsidRDefault="00663A38" w:rsidP="00663A38">
      <w:pPr>
        <w:pStyle w:val="EndNoteBibliography"/>
        <w:spacing w:after="0"/>
        <w:ind w:left="720" w:hanging="720"/>
      </w:pPr>
      <w:bookmarkStart w:id="440" w:name="_ENREF_80"/>
      <w:r w:rsidRPr="00663A38">
        <w:t>Sotomayor, D. A., and C. J. Lortie. 2015. Indirect interactions in terrestrial plant communities: emerging patterns and research gaps. Ecosphere 6:art103.</w:t>
      </w:r>
      <w:bookmarkEnd w:id="440"/>
    </w:p>
    <w:p w14:paraId="24FD2F91" w14:textId="77777777" w:rsidR="00663A38" w:rsidRPr="00663A38" w:rsidRDefault="00663A38" w:rsidP="00663A38">
      <w:pPr>
        <w:pStyle w:val="EndNoteBibliography"/>
        <w:spacing w:after="0"/>
        <w:ind w:left="720" w:hanging="720"/>
      </w:pPr>
      <w:bookmarkStart w:id="441" w:name="_ENREF_81"/>
      <w:r w:rsidRPr="00663A38">
        <w:t>Sowig, P. 1989. Effects of flowering plant's patch size on species composition of pollinator communities, foraging strategies, and resource partitioning in bumblebees (Hymenoptera: Apidae). Oecologia 78:550-558.</w:t>
      </w:r>
      <w:bookmarkEnd w:id="441"/>
    </w:p>
    <w:p w14:paraId="2016983B" w14:textId="77777777" w:rsidR="00663A38" w:rsidRPr="00663A38" w:rsidRDefault="00663A38" w:rsidP="00663A38">
      <w:pPr>
        <w:pStyle w:val="EndNoteBibliography"/>
        <w:spacing w:after="0"/>
        <w:ind w:left="720" w:hanging="720"/>
      </w:pPr>
      <w:bookmarkStart w:id="442" w:name="_ENREF_82"/>
      <w:r w:rsidRPr="00663A38">
        <w:t>Suzán, H., G. P. Nabhan, and D. T. Patten. 1994. Nurse plant and floral biology of a rare night‐blooming cereus, Peniocereus striatus (Brandegee) F. Buxbaum. Conservation Biology 8:461-470.</w:t>
      </w:r>
      <w:bookmarkEnd w:id="442"/>
    </w:p>
    <w:p w14:paraId="1DDADF03" w14:textId="77777777" w:rsidR="00663A38" w:rsidRPr="00663A38" w:rsidRDefault="00663A38" w:rsidP="00663A38">
      <w:pPr>
        <w:pStyle w:val="EndNoteBibliography"/>
        <w:spacing w:after="0"/>
        <w:ind w:left="720" w:hanging="720"/>
      </w:pPr>
      <w:bookmarkStart w:id="443" w:name="_ENREF_83"/>
      <w:r w:rsidRPr="00663A38">
        <w:t>Teskey, H., J. Vockeroth, and D. Wood. 1981. Manual of Nearctic Diptera. Ottawa, Research Branch, Agriculture Canada, Monograph 27.</w:t>
      </w:r>
      <w:bookmarkEnd w:id="443"/>
    </w:p>
    <w:p w14:paraId="70AA25D1" w14:textId="77777777" w:rsidR="00663A38" w:rsidRPr="00663A38" w:rsidRDefault="00663A38" w:rsidP="00663A38">
      <w:pPr>
        <w:pStyle w:val="EndNoteBibliography"/>
        <w:spacing w:after="0"/>
        <w:ind w:left="720" w:hanging="720"/>
      </w:pPr>
      <w:bookmarkStart w:id="444" w:name="_ENREF_84"/>
      <w:r w:rsidRPr="00663A38">
        <w:t>Thomson, J. D. 1978. Effects of Stand Composition on Insect Visitation in Two-Species Mixtures of Hieracium. American Midland Naturalist 100:431-440.</w:t>
      </w:r>
      <w:bookmarkEnd w:id="444"/>
    </w:p>
    <w:p w14:paraId="4A79B7D0" w14:textId="77777777" w:rsidR="00663A38" w:rsidRPr="00663A38" w:rsidRDefault="00663A38" w:rsidP="00663A38">
      <w:pPr>
        <w:pStyle w:val="EndNoteBibliography"/>
        <w:spacing w:after="0"/>
        <w:ind w:left="720" w:hanging="720"/>
      </w:pPr>
      <w:bookmarkStart w:id="445" w:name="_ENREF_85"/>
      <w:r w:rsidRPr="00663A38">
        <w:t>Tielbörger, K., and R. Kadmon. 2000. Temporal environmental variation tips the balance between facilitation and interference in desert plants. Ecology 81:1544-1553.</w:t>
      </w:r>
      <w:bookmarkEnd w:id="445"/>
    </w:p>
    <w:p w14:paraId="3A8D8E30" w14:textId="77777777" w:rsidR="00663A38" w:rsidRPr="00663A38" w:rsidRDefault="00663A38" w:rsidP="00663A38">
      <w:pPr>
        <w:pStyle w:val="EndNoteBibliography"/>
        <w:spacing w:after="0"/>
        <w:ind w:left="720" w:hanging="720"/>
      </w:pPr>
      <w:bookmarkStart w:id="446" w:name="_ENREF_86"/>
      <w:r w:rsidRPr="00663A38">
        <w:t>Triplehorn, C., and N. F. Johnson. 2005. Borror and delong’s introduction to the study of insects. Brooks. Cole, Belmont, California, USA.</w:t>
      </w:r>
      <w:bookmarkEnd w:id="446"/>
    </w:p>
    <w:p w14:paraId="6394A94B" w14:textId="77777777" w:rsidR="00663A38" w:rsidRPr="00663A38" w:rsidRDefault="00663A38" w:rsidP="00663A38">
      <w:pPr>
        <w:pStyle w:val="EndNoteBibliography"/>
        <w:spacing w:after="0"/>
        <w:ind w:left="720" w:hanging="720"/>
      </w:pPr>
      <w:bookmarkStart w:id="447" w:name="_ENREF_87"/>
      <w:r w:rsidRPr="00663A38">
        <w:t>Valiente-Banuet, A., A. Bolongaro-Crevenna, O. Briones, E. Ezcurra, M. Rosas, H. Nuñez, G. Barnard et al. 1991. Spatial relationships between cacti and nurse shrubs in a semi‐arid environment in central Mexico. Journal of Vegetation Science 2:15-20.</w:t>
      </w:r>
      <w:bookmarkEnd w:id="447"/>
    </w:p>
    <w:p w14:paraId="592F84A0" w14:textId="77777777" w:rsidR="00663A38" w:rsidRPr="00663A38" w:rsidRDefault="00663A38" w:rsidP="00663A38">
      <w:pPr>
        <w:pStyle w:val="EndNoteBibliography"/>
        <w:spacing w:after="0"/>
        <w:ind w:left="720" w:hanging="720"/>
      </w:pPr>
      <w:bookmarkStart w:id="448" w:name="_ENREF_88"/>
      <w:r w:rsidRPr="00663A38">
        <w:t>Valiente‐Banuet, A., and M. Verdú. 2007. Facilitation can increase the phylogenetic diversity of plant communities. Ecology letters 10:1029-1036.</w:t>
      </w:r>
      <w:bookmarkEnd w:id="448"/>
    </w:p>
    <w:p w14:paraId="0EFFDAED" w14:textId="77777777" w:rsidR="00663A38" w:rsidRPr="00663A38" w:rsidRDefault="00663A38" w:rsidP="00663A38">
      <w:pPr>
        <w:pStyle w:val="EndNoteBibliography"/>
        <w:spacing w:after="0"/>
        <w:ind w:left="720" w:hanging="720"/>
      </w:pPr>
      <w:bookmarkStart w:id="449" w:name="_ENREF_89"/>
      <w:r w:rsidRPr="00663A38">
        <w:t>Van Der Putten, W. H. 2009. A multitrophic perspective on functioning and evolution of facilitation in plant communities. Journal of Ecology 97:1131-1138.</w:t>
      </w:r>
      <w:bookmarkEnd w:id="449"/>
    </w:p>
    <w:p w14:paraId="087E5FB0" w14:textId="77777777" w:rsidR="00663A38" w:rsidRPr="00663A38" w:rsidRDefault="00663A38" w:rsidP="00663A38">
      <w:pPr>
        <w:pStyle w:val="EndNoteBibliography"/>
        <w:spacing w:after="0"/>
        <w:ind w:left="720" w:hanging="720"/>
      </w:pPr>
      <w:bookmarkStart w:id="450" w:name="_ENREF_90"/>
      <w:r w:rsidRPr="00663A38">
        <w:t>Vasek, F. C. 1980. Creosote bush: long‐lived clones in the Mojave Desert. American Journal of Botany 67:246-255.</w:t>
      </w:r>
      <w:bookmarkEnd w:id="450"/>
    </w:p>
    <w:p w14:paraId="73298F24" w14:textId="77777777" w:rsidR="00663A38" w:rsidRPr="00663A38" w:rsidRDefault="00663A38" w:rsidP="00663A38">
      <w:pPr>
        <w:pStyle w:val="EndNoteBibliography"/>
        <w:spacing w:after="0"/>
        <w:ind w:left="720" w:hanging="720"/>
      </w:pPr>
      <w:bookmarkStart w:id="451" w:name="_ENREF_91"/>
      <w:r w:rsidRPr="00663A38">
        <w:t>Vockeroth, J. 1992, The flower flies of the subfamily Syrphinae of Canada, Alaska, and Greenland: Diptera, Syrphidae, v. 1867, Agriculture Canada.</w:t>
      </w:r>
      <w:bookmarkEnd w:id="451"/>
    </w:p>
    <w:p w14:paraId="1C655EBA" w14:textId="77777777" w:rsidR="00663A38" w:rsidRPr="00663A38" w:rsidRDefault="00663A38" w:rsidP="00663A38">
      <w:pPr>
        <w:pStyle w:val="EndNoteBibliography"/>
        <w:spacing w:after="0"/>
        <w:ind w:left="720" w:hanging="720"/>
      </w:pPr>
      <w:bookmarkStart w:id="452" w:name="_ENREF_92"/>
      <w:r w:rsidRPr="00663A38">
        <w:t>Wainwright, C. M. 1978. Hymenopteran territoriality and its influences on the pollination ecology of Lupinus arizonicus. The Southwestern Naturalist:605-615.</w:t>
      </w:r>
      <w:bookmarkEnd w:id="452"/>
    </w:p>
    <w:p w14:paraId="77EFC8C7" w14:textId="77777777" w:rsidR="00663A38" w:rsidRPr="00663A38" w:rsidRDefault="00663A38" w:rsidP="00663A38">
      <w:pPr>
        <w:pStyle w:val="EndNoteBibliography"/>
        <w:spacing w:after="0"/>
        <w:ind w:left="720" w:hanging="720"/>
      </w:pPr>
      <w:bookmarkStart w:id="453" w:name="_ENREF_93"/>
      <w:r w:rsidRPr="00663A38">
        <w:t>Waser, N. M. 1986. Flower constancy: definition, cause, and measurement. The American Naturalist 127:593-603.</w:t>
      </w:r>
      <w:bookmarkEnd w:id="453"/>
    </w:p>
    <w:p w14:paraId="44F677DF" w14:textId="77777777" w:rsidR="00663A38" w:rsidRPr="00663A38" w:rsidRDefault="00663A38" w:rsidP="00663A38">
      <w:pPr>
        <w:pStyle w:val="EndNoteBibliography"/>
        <w:spacing w:after="0"/>
        <w:ind w:left="720" w:hanging="720"/>
      </w:pPr>
      <w:bookmarkStart w:id="454" w:name="_ENREF_94"/>
      <w:r w:rsidRPr="00663A38">
        <w:t>Wootton, J. T. 1994. The nature and consequences of indirect effects in ecological communities. Annual Review of Ecology and Systematics 25:443-466.</w:t>
      </w:r>
      <w:bookmarkEnd w:id="454"/>
    </w:p>
    <w:p w14:paraId="3E619056" w14:textId="77777777" w:rsidR="00663A38" w:rsidRPr="00663A38" w:rsidRDefault="00663A38" w:rsidP="00663A38">
      <w:pPr>
        <w:pStyle w:val="EndNoteBibliography"/>
        <w:ind w:left="720" w:hanging="720"/>
      </w:pPr>
      <w:bookmarkStart w:id="455" w:name="_ENREF_95"/>
      <w:r w:rsidRPr="00663A38">
        <w:t>Yeaton, R. I. 1978. A cyclical relationship between Larrea tridentata and Opuntia leptocaulis in the northern Chihuahuan Desert. The Journal of Ecology:651-656.</w:t>
      </w:r>
      <w:bookmarkEnd w:id="455"/>
    </w:p>
    <w:p w14:paraId="3FEB036A" w14:textId="77777777" w:rsidR="00B54E66" w:rsidRPr="000813FC" w:rsidRDefault="00192019" w:rsidP="00B54E66">
      <w:pPr>
        <w:pStyle w:val="EndNoteBibliography"/>
        <w:ind w:left="720" w:hanging="720"/>
      </w:pPr>
      <w:r>
        <w:fldChar w:fldCharType="end"/>
      </w:r>
      <w:r w:rsidR="00B54E66" w:rsidRPr="00B54E66">
        <w:t xml:space="preserve"> </w:t>
      </w:r>
      <w:r w:rsidR="00B54E66" w:rsidRPr="000813FC">
        <w:t>Bates, Douglas, Maechler, Martin, Bolker, Ben, Walker, Steve (2015). Fitting Linear Mixed-Effects Models Using lme4. Journal of Statistical Software, 67(1), 1-48. doi:10.18637/jss.v067.i01</w:t>
      </w:r>
    </w:p>
    <w:p w14:paraId="35EEE0FC" w14:textId="77777777" w:rsidR="00B54E66" w:rsidRPr="000813FC" w:rsidRDefault="00B54E66" w:rsidP="00B54E66">
      <w:pPr>
        <w:pStyle w:val="EndNoteBibliography"/>
        <w:ind w:left="720" w:hanging="720"/>
      </w:pPr>
      <w:r w:rsidRPr="000813FC">
        <w:t>Brooks, Mollie, Kasper Kristensen, Koen J. van Benthem, Arni   Magnusson, Casper W. Berg, Anders Nielsen, Hans J. Skaug, Martin   Maechler and Benjamin M. Bolker (2017). glmmTMB Balances Speed   and Flexibility Among Packages for Zero-inflated Generalized   Linear Mixed Modeling. The R Journal, 9(2), 378-400.</w:t>
      </w:r>
    </w:p>
    <w:p w14:paraId="2839F778" w14:textId="77777777" w:rsidR="00B54E66" w:rsidRPr="000813FC" w:rsidRDefault="00B54E66" w:rsidP="00B54E66">
      <w:pPr>
        <w:pStyle w:val="EndNoteBibliography"/>
        <w:ind w:left="720" w:hanging="720"/>
      </w:pPr>
      <w:r w:rsidRPr="000813FC">
        <w:t>Oksansen, J, F. Guillaume Blanchet, Michael Friendly, Roeland Kindt, Pierre Legendre, Dan McGlinn, Peter R. Minchin, R. B. O'Hara, Gavin L. Simpson, Peter Solymos, M. Henry H. Stevens, Eduard Szoecs and Helene Wagner (2018). vegan: Community Ecology  Package. R package version 2.5-1. https://CRAN.R-project.org/package=vegan</w:t>
      </w:r>
    </w:p>
    <w:p w14:paraId="52D77ADA" w14:textId="77777777" w:rsidR="00B54E66" w:rsidRPr="000813FC" w:rsidRDefault="00B54E66" w:rsidP="00B54E66">
      <w:pPr>
        <w:pStyle w:val="EndNoteBibliography"/>
        <w:ind w:left="720" w:hanging="720"/>
      </w:pPr>
      <w:r w:rsidRPr="000813FC">
        <w:t>R Core Team (2017). R: A language and environment for statistical computing. R Foundation for Statistical Computing, Vienna, Austria. URL https://www.R-project.org/.</w:t>
      </w:r>
    </w:p>
    <w:p w14:paraId="2F90E93E" w14:textId="77777777" w:rsidR="00B54E66" w:rsidRPr="000813FC" w:rsidRDefault="00B54E66" w:rsidP="00B54E66">
      <w:pPr>
        <w:pStyle w:val="EndNoteBibliography"/>
        <w:ind w:left="720" w:hanging="720"/>
      </w:pPr>
      <w:r w:rsidRPr="000813FC">
        <w:t>Venables, W. N. &amp; Ripley, B. D. (2002) MASS. Modern Applied Statistics with S. Fourth Edition. Springer, New York. ISBN 0-387-95457-0</w:t>
      </w:r>
    </w:p>
    <w:sectPr w:rsidR="00B54E66" w:rsidRPr="000813FC" w:rsidSect="00B66E2C">
      <w:footerReference w:type="default" r:id="rId13"/>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81F2BF" w14:textId="77777777" w:rsidR="00F3196F" w:rsidRDefault="00F3196F" w:rsidP="005E44FC">
      <w:pPr>
        <w:spacing w:after="0" w:line="240" w:lineRule="auto"/>
      </w:pPr>
      <w:r>
        <w:separator/>
      </w:r>
    </w:p>
  </w:endnote>
  <w:endnote w:type="continuationSeparator" w:id="0">
    <w:p w14:paraId="69207EF8" w14:textId="77777777" w:rsidR="00F3196F" w:rsidRDefault="00F3196F" w:rsidP="005E44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Calibri">
    <w:panose1 w:val="00000000000000000000"/>
    <w:charset w:val="00"/>
    <w:family w:val="roman"/>
    <w:notTrueType/>
    <w:pitch w:val="default"/>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ゴシック Light">
    <w:panose1 w:val="00000000000000000000"/>
    <w:charset w:val="80"/>
    <w:family w:val="roman"/>
    <w:notTrueType/>
    <w:pitch w:val="default"/>
  </w:font>
  <w:font w:name="Lucida Grande">
    <w:altName w:val="Arial"/>
    <w:panose1 w:val="020B0600040502020204"/>
    <w:charset w:val="00"/>
    <w:family w:val="auto"/>
    <w:pitch w:val="variable"/>
    <w:sig w:usb0="E1000AEF" w:usb1="5000A1FF" w:usb2="00000000" w:usb3="00000000" w:csb0="000001BF" w:csb1="00000000"/>
  </w:font>
  <w:font w:name="Cambria Math">
    <w:altName w:val="Times New Roman"/>
    <w:panose1 w:val="00000000000000000000"/>
    <w:charset w:val="01"/>
    <w:family w:val="roman"/>
    <w:notTrueType/>
    <w:pitch w:val="variable"/>
  </w:font>
  <w:font w:name="游明朝">
    <w:panose1 w:val="00000000000000000000"/>
    <w:charset w:val="80"/>
    <w:family w:val="roman"/>
    <w:notTrueType/>
    <w:pitch w:val="default"/>
  </w:font>
  <w:font w:name="Lucida Console">
    <w:altName w:val="Menlo Regular"/>
    <w:charset w:val="00"/>
    <w:family w:val="modern"/>
    <w:pitch w:val="fixed"/>
    <w:sig w:usb0="8000028F" w:usb1="00001800" w:usb2="00000000" w:usb3="00000000" w:csb0="0000001F" w:csb1="00000000"/>
  </w:font>
  <w:font w:name="Arial">
    <w:panose1 w:val="020B0604020202020204"/>
    <w:charset w:val="00"/>
    <w:family w:val="auto"/>
    <w:pitch w:val="variable"/>
    <w:sig w:usb0="E0002AFF" w:usb1="C0007843" w:usb2="00000009" w:usb3="00000000" w:csb0="000001FF" w:csb1="00000000"/>
  </w:font>
  <w:font w:name="Calibri Light">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885355"/>
      <w:docPartObj>
        <w:docPartGallery w:val="Page Numbers (Bottom of Page)"/>
        <w:docPartUnique/>
      </w:docPartObj>
    </w:sdtPr>
    <w:sdtEndPr>
      <w:rPr>
        <w:noProof/>
      </w:rPr>
    </w:sdtEndPr>
    <w:sdtContent>
      <w:p w14:paraId="76A955B4" w14:textId="77777777" w:rsidR="00F3196F" w:rsidRDefault="00F3196F">
        <w:pPr>
          <w:pStyle w:val="Footer"/>
          <w:jc w:val="right"/>
        </w:pPr>
        <w:r>
          <w:fldChar w:fldCharType="begin"/>
        </w:r>
        <w:r>
          <w:instrText xml:space="preserve"> PAGE   \* MERGEFORMAT </w:instrText>
        </w:r>
        <w:r>
          <w:fldChar w:fldCharType="separate"/>
        </w:r>
        <w:r w:rsidR="00845720">
          <w:rPr>
            <w:noProof/>
          </w:rPr>
          <w:t>16</w:t>
        </w:r>
        <w:r>
          <w:rPr>
            <w:noProof/>
          </w:rPr>
          <w:fldChar w:fldCharType="end"/>
        </w:r>
      </w:p>
    </w:sdtContent>
  </w:sdt>
  <w:p w14:paraId="5949CC6E" w14:textId="77777777" w:rsidR="00F3196F" w:rsidRDefault="00F3196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8EBC76" w14:textId="77777777" w:rsidR="00F3196F" w:rsidRDefault="00F3196F" w:rsidP="005E44FC">
      <w:pPr>
        <w:spacing w:after="0" w:line="240" w:lineRule="auto"/>
      </w:pPr>
      <w:r>
        <w:separator/>
      </w:r>
    </w:p>
  </w:footnote>
  <w:footnote w:type="continuationSeparator" w:id="0">
    <w:p w14:paraId="764AC398" w14:textId="77777777" w:rsidR="00F3196F" w:rsidRDefault="00F3196F" w:rsidP="005E44FC">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4A3EA5"/>
    <w:multiLevelType w:val="hybridMultilevel"/>
    <w:tmpl w:val="EDBE5944"/>
    <w:lvl w:ilvl="0" w:tplc="A5B6AAF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F153B15"/>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617167F8"/>
    <w:multiLevelType w:val="hybridMultilevel"/>
    <w:tmpl w:val="93F6C020"/>
    <w:lvl w:ilvl="0" w:tplc="5F6E937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10E761C"/>
    <w:multiLevelType w:val="hybridMultilevel"/>
    <w:tmpl w:val="27961F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5"/>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mer Naturalist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efxxxd2elfvxfde05eev9swq9zv0dswrxzp2&quot;&gt;CH2References-Saved-Saved&lt;record-ids&gt;&lt;item&gt;2&lt;/item&gt;&lt;item&gt;3&lt;/item&gt;&lt;item&gt;4&lt;/item&gt;&lt;item&gt;5&lt;/item&gt;&lt;item&gt;6&lt;/item&gt;&lt;item&gt;7&lt;/item&gt;&lt;item&gt;8&lt;/item&gt;&lt;item&gt;9&lt;/item&gt;&lt;item&gt;12&lt;/item&gt;&lt;item&gt;13&lt;/item&gt;&lt;item&gt;14&lt;/item&gt;&lt;item&gt;15&lt;/item&gt;&lt;item&gt;16&lt;/item&gt;&lt;item&gt;17&lt;/item&gt;&lt;item&gt;18&lt;/item&gt;&lt;item&gt;19&lt;/item&gt;&lt;item&gt;20&lt;/item&gt;&lt;item&gt;22&lt;/item&gt;&lt;item&gt;23&lt;/item&gt;&lt;item&gt;24&lt;/item&gt;&lt;item&gt;25&lt;/item&gt;&lt;item&gt;27&lt;/item&gt;&lt;item&gt;28&lt;/item&gt;&lt;item&gt;33&lt;/item&gt;&lt;item&gt;34&lt;/item&gt;&lt;item&gt;35&lt;/item&gt;&lt;item&gt;38&lt;/item&gt;&lt;item&gt;40&lt;/item&gt;&lt;item&gt;41&lt;/item&gt;&lt;item&gt;42&lt;/item&gt;&lt;item&gt;43&lt;/item&gt;&lt;item&gt;66&lt;/item&gt;&lt;item&gt;72&lt;/item&gt;&lt;item&gt;79&lt;/item&gt;&lt;item&gt;95&lt;/item&gt;&lt;item&gt;108&lt;/item&gt;&lt;item&gt;129&lt;/item&gt;&lt;item&gt;131&lt;/item&gt;&lt;item&gt;132&lt;/item&gt;&lt;item&gt;142&lt;/item&gt;&lt;item&gt;143&lt;/item&gt;&lt;item&gt;146&lt;/item&gt;&lt;item&gt;163&lt;/item&gt;&lt;item&gt;224&lt;/item&gt;&lt;item&gt;226&lt;/item&gt;&lt;item&gt;227&lt;/item&gt;&lt;item&gt;228&lt;/item&gt;&lt;item&gt;229&lt;/item&gt;&lt;item&gt;230&lt;/item&gt;&lt;item&gt;231&lt;/item&gt;&lt;item&gt;232&lt;/item&gt;&lt;item&gt;233&lt;/item&gt;&lt;item&gt;234&lt;/item&gt;&lt;item&gt;235&lt;/item&gt;&lt;item&gt;237&lt;/item&gt;&lt;item&gt;238&lt;/item&gt;&lt;item&gt;239&lt;/item&gt;&lt;item&gt;240&lt;/item&gt;&lt;item&gt;241&lt;/item&gt;&lt;item&gt;243&lt;/item&gt;&lt;item&gt;245&lt;/item&gt;&lt;item&gt;246&lt;/item&gt;&lt;item&gt;247&lt;/item&gt;&lt;item&gt;248&lt;/item&gt;&lt;item&gt;250&lt;/item&gt;&lt;item&gt;253&lt;/item&gt;&lt;item&gt;256&lt;/item&gt;&lt;item&gt;259&lt;/item&gt;&lt;item&gt;260&lt;/item&gt;&lt;item&gt;262&lt;/item&gt;&lt;item&gt;263&lt;/item&gt;&lt;item&gt;264&lt;/item&gt;&lt;item&gt;265&lt;/item&gt;&lt;item&gt;266&lt;/item&gt;&lt;item&gt;268&lt;/item&gt;&lt;item&gt;270&lt;/item&gt;&lt;item&gt;271&lt;/item&gt;&lt;item&gt;272&lt;/item&gt;&lt;item&gt;273&lt;/item&gt;&lt;item&gt;274&lt;/item&gt;&lt;item&gt;289&lt;/item&gt;&lt;item&gt;295&lt;/item&gt;&lt;item&gt;296&lt;/item&gt;&lt;item&gt;297&lt;/item&gt;&lt;item&gt;299&lt;/item&gt;&lt;item&gt;300&lt;/item&gt;&lt;item&gt;301&lt;/item&gt;&lt;item&gt;302&lt;/item&gt;&lt;item&gt;303&lt;/item&gt;&lt;item&gt;304&lt;/item&gt;&lt;item&gt;305&lt;/item&gt;&lt;item&gt;316&lt;/item&gt;&lt;item&gt;318&lt;/item&gt;&lt;item&gt;330&lt;/item&gt;&lt;item&gt;331&lt;/item&gt;&lt;/record-ids&gt;&lt;/item&gt;&lt;/Libraries&gt;"/>
  </w:docVars>
  <w:rsids>
    <w:rsidRoot w:val="00B51372"/>
    <w:rsid w:val="00005EF2"/>
    <w:rsid w:val="00013615"/>
    <w:rsid w:val="00020CA2"/>
    <w:rsid w:val="00023391"/>
    <w:rsid w:val="00023D8C"/>
    <w:rsid w:val="00027E3A"/>
    <w:rsid w:val="00031BF0"/>
    <w:rsid w:val="00033674"/>
    <w:rsid w:val="00034867"/>
    <w:rsid w:val="00056202"/>
    <w:rsid w:val="00060485"/>
    <w:rsid w:val="000635CA"/>
    <w:rsid w:val="00066958"/>
    <w:rsid w:val="0009360F"/>
    <w:rsid w:val="000A24EC"/>
    <w:rsid w:val="000C2ABD"/>
    <w:rsid w:val="000D4B8B"/>
    <w:rsid w:val="000D7B6D"/>
    <w:rsid w:val="000E39DE"/>
    <w:rsid w:val="000F7824"/>
    <w:rsid w:val="001010C3"/>
    <w:rsid w:val="00102E94"/>
    <w:rsid w:val="00120E2D"/>
    <w:rsid w:val="001467D2"/>
    <w:rsid w:val="00153332"/>
    <w:rsid w:val="00157DD8"/>
    <w:rsid w:val="00161972"/>
    <w:rsid w:val="001622DA"/>
    <w:rsid w:val="00162497"/>
    <w:rsid w:val="0016784D"/>
    <w:rsid w:val="00173194"/>
    <w:rsid w:val="001903D7"/>
    <w:rsid w:val="00192019"/>
    <w:rsid w:val="00192290"/>
    <w:rsid w:val="0019557F"/>
    <w:rsid w:val="00196794"/>
    <w:rsid w:val="001A6751"/>
    <w:rsid w:val="001B7676"/>
    <w:rsid w:val="001B792B"/>
    <w:rsid w:val="001C16E3"/>
    <w:rsid w:val="001C3A1C"/>
    <w:rsid w:val="001C4A8B"/>
    <w:rsid w:val="001D25D5"/>
    <w:rsid w:val="001D523B"/>
    <w:rsid w:val="001D52E5"/>
    <w:rsid w:val="001E16D3"/>
    <w:rsid w:val="001E7012"/>
    <w:rsid w:val="001F326F"/>
    <w:rsid w:val="001F443C"/>
    <w:rsid w:val="001F4A8F"/>
    <w:rsid w:val="00203F98"/>
    <w:rsid w:val="0021240A"/>
    <w:rsid w:val="00231CFF"/>
    <w:rsid w:val="002532F3"/>
    <w:rsid w:val="0025702F"/>
    <w:rsid w:val="002605EA"/>
    <w:rsid w:val="00272D6B"/>
    <w:rsid w:val="00273FF4"/>
    <w:rsid w:val="00276A0B"/>
    <w:rsid w:val="00291749"/>
    <w:rsid w:val="00292CE6"/>
    <w:rsid w:val="002A7F01"/>
    <w:rsid w:val="002B1168"/>
    <w:rsid w:val="002C769C"/>
    <w:rsid w:val="002D768C"/>
    <w:rsid w:val="002E2F93"/>
    <w:rsid w:val="002E7FF0"/>
    <w:rsid w:val="002F3DCC"/>
    <w:rsid w:val="002F45BE"/>
    <w:rsid w:val="002F6C7D"/>
    <w:rsid w:val="002F7618"/>
    <w:rsid w:val="00302FF2"/>
    <w:rsid w:val="00307D91"/>
    <w:rsid w:val="00311DE5"/>
    <w:rsid w:val="00314984"/>
    <w:rsid w:val="00317935"/>
    <w:rsid w:val="00333630"/>
    <w:rsid w:val="00334687"/>
    <w:rsid w:val="0034243D"/>
    <w:rsid w:val="003710B5"/>
    <w:rsid w:val="00383361"/>
    <w:rsid w:val="00390F1E"/>
    <w:rsid w:val="00397444"/>
    <w:rsid w:val="003A162B"/>
    <w:rsid w:val="003A432C"/>
    <w:rsid w:val="003A73DF"/>
    <w:rsid w:val="003B652F"/>
    <w:rsid w:val="003C3EB2"/>
    <w:rsid w:val="003E4F78"/>
    <w:rsid w:val="003F790B"/>
    <w:rsid w:val="00406E0D"/>
    <w:rsid w:val="00416C1F"/>
    <w:rsid w:val="004264B8"/>
    <w:rsid w:val="0043619B"/>
    <w:rsid w:val="0043647E"/>
    <w:rsid w:val="00437733"/>
    <w:rsid w:val="00445002"/>
    <w:rsid w:val="0045341A"/>
    <w:rsid w:val="00454AD9"/>
    <w:rsid w:val="004607EE"/>
    <w:rsid w:val="00462B8F"/>
    <w:rsid w:val="0047675D"/>
    <w:rsid w:val="004802F2"/>
    <w:rsid w:val="0048531C"/>
    <w:rsid w:val="004965F6"/>
    <w:rsid w:val="004C7438"/>
    <w:rsid w:val="004D0D4F"/>
    <w:rsid w:val="004D69A2"/>
    <w:rsid w:val="004E091B"/>
    <w:rsid w:val="004E59E6"/>
    <w:rsid w:val="004F5A01"/>
    <w:rsid w:val="00500B40"/>
    <w:rsid w:val="00505B23"/>
    <w:rsid w:val="005107F2"/>
    <w:rsid w:val="00512732"/>
    <w:rsid w:val="00513A53"/>
    <w:rsid w:val="0053640B"/>
    <w:rsid w:val="00541BD6"/>
    <w:rsid w:val="00551F35"/>
    <w:rsid w:val="00557468"/>
    <w:rsid w:val="00561535"/>
    <w:rsid w:val="00561C6F"/>
    <w:rsid w:val="00577E75"/>
    <w:rsid w:val="00581C06"/>
    <w:rsid w:val="005938E7"/>
    <w:rsid w:val="00595DF4"/>
    <w:rsid w:val="005A3627"/>
    <w:rsid w:val="005B6534"/>
    <w:rsid w:val="005C41BB"/>
    <w:rsid w:val="005D5007"/>
    <w:rsid w:val="005E0099"/>
    <w:rsid w:val="005E44FC"/>
    <w:rsid w:val="005E4DA8"/>
    <w:rsid w:val="005E7E90"/>
    <w:rsid w:val="005F091F"/>
    <w:rsid w:val="005F0B3E"/>
    <w:rsid w:val="006134AA"/>
    <w:rsid w:val="00613C88"/>
    <w:rsid w:val="00621234"/>
    <w:rsid w:val="00663A38"/>
    <w:rsid w:val="00665A85"/>
    <w:rsid w:val="0067009C"/>
    <w:rsid w:val="00670571"/>
    <w:rsid w:val="00685F79"/>
    <w:rsid w:val="00692ED2"/>
    <w:rsid w:val="006A3C91"/>
    <w:rsid w:val="006A4CC9"/>
    <w:rsid w:val="006B6B57"/>
    <w:rsid w:val="006C2A0A"/>
    <w:rsid w:val="006C42BD"/>
    <w:rsid w:val="006D21EE"/>
    <w:rsid w:val="006D6587"/>
    <w:rsid w:val="006E550B"/>
    <w:rsid w:val="006F3E99"/>
    <w:rsid w:val="006F788F"/>
    <w:rsid w:val="0070665F"/>
    <w:rsid w:val="00707480"/>
    <w:rsid w:val="007202A5"/>
    <w:rsid w:val="007226BF"/>
    <w:rsid w:val="00735923"/>
    <w:rsid w:val="0074582E"/>
    <w:rsid w:val="00753C6D"/>
    <w:rsid w:val="0075482B"/>
    <w:rsid w:val="00764380"/>
    <w:rsid w:val="007652D9"/>
    <w:rsid w:val="007725C2"/>
    <w:rsid w:val="0078537E"/>
    <w:rsid w:val="00785DB2"/>
    <w:rsid w:val="007B2B2A"/>
    <w:rsid w:val="007D281C"/>
    <w:rsid w:val="007E7E0A"/>
    <w:rsid w:val="00806257"/>
    <w:rsid w:val="00817D79"/>
    <w:rsid w:val="00831BD6"/>
    <w:rsid w:val="00835665"/>
    <w:rsid w:val="0084239A"/>
    <w:rsid w:val="00845720"/>
    <w:rsid w:val="00846454"/>
    <w:rsid w:val="00846E34"/>
    <w:rsid w:val="00854A48"/>
    <w:rsid w:val="00865720"/>
    <w:rsid w:val="00870FB5"/>
    <w:rsid w:val="00873C0B"/>
    <w:rsid w:val="00874F65"/>
    <w:rsid w:val="00886F90"/>
    <w:rsid w:val="00892D14"/>
    <w:rsid w:val="008A00F3"/>
    <w:rsid w:val="008C10E5"/>
    <w:rsid w:val="008C42C4"/>
    <w:rsid w:val="008C5DBD"/>
    <w:rsid w:val="008E158F"/>
    <w:rsid w:val="008F4FF7"/>
    <w:rsid w:val="008F5CDE"/>
    <w:rsid w:val="00913B1D"/>
    <w:rsid w:val="0091565C"/>
    <w:rsid w:val="00920466"/>
    <w:rsid w:val="00922668"/>
    <w:rsid w:val="00946A12"/>
    <w:rsid w:val="00955A17"/>
    <w:rsid w:val="0095698E"/>
    <w:rsid w:val="00987A78"/>
    <w:rsid w:val="00992310"/>
    <w:rsid w:val="00992A74"/>
    <w:rsid w:val="009960C9"/>
    <w:rsid w:val="009B1FFB"/>
    <w:rsid w:val="009C4BA5"/>
    <w:rsid w:val="009C693B"/>
    <w:rsid w:val="009D6DBB"/>
    <w:rsid w:val="009E3135"/>
    <w:rsid w:val="009E6FC0"/>
    <w:rsid w:val="009E73CB"/>
    <w:rsid w:val="009F538D"/>
    <w:rsid w:val="00A12284"/>
    <w:rsid w:val="00A244BD"/>
    <w:rsid w:val="00A24692"/>
    <w:rsid w:val="00A27EF6"/>
    <w:rsid w:val="00A34FEF"/>
    <w:rsid w:val="00A52269"/>
    <w:rsid w:val="00A55652"/>
    <w:rsid w:val="00A737CE"/>
    <w:rsid w:val="00A82579"/>
    <w:rsid w:val="00A9069D"/>
    <w:rsid w:val="00A90F57"/>
    <w:rsid w:val="00AA03C8"/>
    <w:rsid w:val="00AA5FB7"/>
    <w:rsid w:val="00AB5E3C"/>
    <w:rsid w:val="00AD13A5"/>
    <w:rsid w:val="00AE21EA"/>
    <w:rsid w:val="00AE3E4D"/>
    <w:rsid w:val="00AF4C99"/>
    <w:rsid w:val="00B01DD0"/>
    <w:rsid w:val="00B02721"/>
    <w:rsid w:val="00B07F7E"/>
    <w:rsid w:val="00B13D40"/>
    <w:rsid w:val="00B15520"/>
    <w:rsid w:val="00B308D0"/>
    <w:rsid w:val="00B31E58"/>
    <w:rsid w:val="00B3583D"/>
    <w:rsid w:val="00B40A69"/>
    <w:rsid w:val="00B51372"/>
    <w:rsid w:val="00B539B3"/>
    <w:rsid w:val="00B54E66"/>
    <w:rsid w:val="00B55AB0"/>
    <w:rsid w:val="00B65881"/>
    <w:rsid w:val="00B6614C"/>
    <w:rsid w:val="00B66E2C"/>
    <w:rsid w:val="00B67293"/>
    <w:rsid w:val="00BA618F"/>
    <w:rsid w:val="00BB4C62"/>
    <w:rsid w:val="00BC186B"/>
    <w:rsid w:val="00BC3762"/>
    <w:rsid w:val="00BC7AD7"/>
    <w:rsid w:val="00BF0572"/>
    <w:rsid w:val="00BF62DF"/>
    <w:rsid w:val="00C0031C"/>
    <w:rsid w:val="00C12C15"/>
    <w:rsid w:val="00C15152"/>
    <w:rsid w:val="00C21D40"/>
    <w:rsid w:val="00C33506"/>
    <w:rsid w:val="00C34AC8"/>
    <w:rsid w:val="00C36DD3"/>
    <w:rsid w:val="00C5364F"/>
    <w:rsid w:val="00C54804"/>
    <w:rsid w:val="00C6087C"/>
    <w:rsid w:val="00C709CE"/>
    <w:rsid w:val="00C74ECB"/>
    <w:rsid w:val="00C759CA"/>
    <w:rsid w:val="00C84D28"/>
    <w:rsid w:val="00CB0B98"/>
    <w:rsid w:val="00CB5359"/>
    <w:rsid w:val="00CC614D"/>
    <w:rsid w:val="00CC7E06"/>
    <w:rsid w:val="00CD2D8B"/>
    <w:rsid w:val="00CF4C3C"/>
    <w:rsid w:val="00D04A7B"/>
    <w:rsid w:val="00D1061E"/>
    <w:rsid w:val="00D1380D"/>
    <w:rsid w:val="00D205F8"/>
    <w:rsid w:val="00D219AB"/>
    <w:rsid w:val="00D21CF2"/>
    <w:rsid w:val="00D24FEB"/>
    <w:rsid w:val="00D34DBC"/>
    <w:rsid w:val="00D450FE"/>
    <w:rsid w:val="00D6194A"/>
    <w:rsid w:val="00D73332"/>
    <w:rsid w:val="00D87040"/>
    <w:rsid w:val="00D967AE"/>
    <w:rsid w:val="00D97DB3"/>
    <w:rsid w:val="00DC445E"/>
    <w:rsid w:val="00DD1FEE"/>
    <w:rsid w:val="00DE7C3A"/>
    <w:rsid w:val="00DF55E7"/>
    <w:rsid w:val="00E02B75"/>
    <w:rsid w:val="00E03B1A"/>
    <w:rsid w:val="00E108B9"/>
    <w:rsid w:val="00E203F4"/>
    <w:rsid w:val="00E21D05"/>
    <w:rsid w:val="00E36FC8"/>
    <w:rsid w:val="00E42BFF"/>
    <w:rsid w:val="00E42CD9"/>
    <w:rsid w:val="00E764EC"/>
    <w:rsid w:val="00E81CAF"/>
    <w:rsid w:val="00E871D2"/>
    <w:rsid w:val="00E917A8"/>
    <w:rsid w:val="00E95149"/>
    <w:rsid w:val="00E97EAB"/>
    <w:rsid w:val="00EA328C"/>
    <w:rsid w:val="00EA7280"/>
    <w:rsid w:val="00EC0C19"/>
    <w:rsid w:val="00EC2C83"/>
    <w:rsid w:val="00ED07F6"/>
    <w:rsid w:val="00ED4E4F"/>
    <w:rsid w:val="00EE3C09"/>
    <w:rsid w:val="00EE4B93"/>
    <w:rsid w:val="00EF5176"/>
    <w:rsid w:val="00F04BDF"/>
    <w:rsid w:val="00F22DE0"/>
    <w:rsid w:val="00F3196F"/>
    <w:rsid w:val="00F361A7"/>
    <w:rsid w:val="00F36B35"/>
    <w:rsid w:val="00F720FF"/>
    <w:rsid w:val="00FA2F2C"/>
    <w:rsid w:val="00FB087C"/>
    <w:rsid w:val="00FB2430"/>
    <w:rsid w:val="00FD27B9"/>
    <w:rsid w:val="00FF69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D724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1372"/>
  </w:style>
  <w:style w:type="paragraph" w:styleId="Heading1">
    <w:name w:val="heading 1"/>
    <w:basedOn w:val="Normal"/>
    <w:next w:val="Normal"/>
    <w:link w:val="Heading1Char"/>
    <w:uiPriority w:val="9"/>
    <w:qFormat/>
    <w:rsid w:val="00B51372"/>
    <w:pPr>
      <w:keepNext/>
      <w:keepLines/>
      <w:spacing w:before="240" w:after="0"/>
      <w:outlineLvl w:val="0"/>
    </w:pPr>
    <w:rPr>
      <w:rFonts w:eastAsiaTheme="majorEastAsia"/>
      <w:sz w:val="28"/>
      <w:szCs w:val="28"/>
    </w:rPr>
  </w:style>
  <w:style w:type="paragraph" w:styleId="Heading2">
    <w:name w:val="heading 2"/>
    <w:basedOn w:val="Normal"/>
    <w:next w:val="Normal"/>
    <w:link w:val="Heading2Char"/>
    <w:uiPriority w:val="9"/>
    <w:unhideWhenUsed/>
    <w:qFormat/>
    <w:rsid w:val="00B51372"/>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51372"/>
    <w:pPr>
      <w:keepNext/>
      <w:keepLines/>
      <w:spacing w:before="40" w:after="0"/>
      <w:outlineLvl w:val="2"/>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372"/>
    <w:rPr>
      <w:rFonts w:eastAsiaTheme="majorEastAsia"/>
      <w:sz w:val="28"/>
      <w:szCs w:val="28"/>
    </w:rPr>
  </w:style>
  <w:style w:type="character" w:customStyle="1" w:styleId="Heading2Char">
    <w:name w:val="Heading 2 Char"/>
    <w:basedOn w:val="DefaultParagraphFont"/>
    <w:link w:val="Heading2"/>
    <w:uiPriority w:val="9"/>
    <w:rsid w:val="00B51372"/>
    <w:rPr>
      <w:rFonts w:eastAsiaTheme="majorEastAsia" w:cstheme="majorBidi"/>
      <w:b/>
      <w:szCs w:val="26"/>
    </w:rPr>
  </w:style>
  <w:style w:type="character" w:customStyle="1" w:styleId="Heading3Char">
    <w:name w:val="Heading 3 Char"/>
    <w:basedOn w:val="DefaultParagraphFont"/>
    <w:link w:val="Heading3"/>
    <w:uiPriority w:val="9"/>
    <w:rsid w:val="00B51372"/>
    <w:rPr>
      <w:rFonts w:eastAsiaTheme="majorEastAsia" w:cstheme="majorBidi"/>
    </w:rPr>
  </w:style>
  <w:style w:type="paragraph" w:styleId="TOCHeading">
    <w:name w:val="TOC Heading"/>
    <w:basedOn w:val="Heading1"/>
    <w:next w:val="Normal"/>
    <w:uiPriority w:val="39"/>
    <w:unhideWhenUsed/>
    <w:qFormat/>
    <w:rsid w:val="00B51372"/>
    <w:pPr>
      <w:outlineLvl w:val="9"/>
    </w:pPr>
  </w:style>
  <w:style w:type="paragraph" w:styleId="TOC1">
    <w:name w:val="toc 1"/>
    <w:basedOn w:val="Normal"/>
    <w:next w:val="Normal"/>
    <w:autoRedefine/>
    <w:uiPriority w:val="39"/>
    <w:unhideWhenUsed/>
    <w:rsid w:val="00B51372"/>
    <w:pPr>
      <w:spacing w:after="100"/>
    </w:pPr>
  </w:style>
  <w:style w:type="character" w:styleId="Hyperlink">
    <w:name w:val="Hyperlink"/>
    <w:basedOn w:val="DefaultParagraphFont"/>
    <w:uiPriority w:val="99"/>
    <w:unhideWhenUsed/>
    <w:rsid w:val="00B51372"/>
    <w:rPr>
      <w:color w:val="0563C1" w:themeColor="hyperlink"/>
      <w:u w:val="single"/>
    </w:rPr>
  </w:style>
  <w:style w:type="paragraph" w:styleId="Header">
    <w:name w:val="header"/>
    <w:basedOn w:val="Normal"/>
    <w:link w:val="HeaderChar"/>
    <w:uiPriority w:val="99"/>
    <w:unhideWhenUsed/>
    <w:rsid w:val="00B513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1372"/>
  </w:style>
  <w:style w:type="paragraph" w:styleId="Footer">
    <w:name w:val="footer"/>
    <w:basedOn w:val="Normal"/>
    <w:link w:val="FooterChar"/>
    <w:uiPriority w:val="99"/>
    <w:unhideWhenUsed/>
    <w:rsid w:val="00B513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1372"/>
  </w:style>
  <w:style w:type="paragraph" w:styleId="TOC2">
    <w:name w:val="toc 2"/>
    <w:basedOn w:val="Normal"/>
    <w:next w:val="Normal"/>
    <w:autoRedefine/>
    <w:uiPriority w:val="39"/>
    <w:unhideWhenUsed/>
    <w:rsid w:val="00B51372"/>
    <w:pPr>
      <w:spacing w:after="100"/>
      <w:ind w:left="240"/>
    </w:pPr>
  </w:style>
  <w:style w:type="paragraph" w:customStyle="1" w:styleId="EndNoteBibliographyTitle">
    <w:name w:val="EndNote Bibliography Title"/>
    <w:basedOn w:val="Normal"/>
    <w:link w:val="EndNoteBibliographyTitleChar"/>
    <w:rsid w:val="00B51372"/>
    <w:pPr>
      <w:spacing w:after="0"/>
      <w:jc w:val="center"/>
    </w:pPr>
    <w:rPr>
      <w:noProof/>
    </w:rPr>
  </w:style>
  <w:style w:type="character" w:customStyle="1" w:styleId="EndNoteBibliographyTitleChar">
    <w:name w:val="EndNote Bibliography Title Char"/>
    <w:basedOn w:val="DefaultParagraphFont"/>
    <w:link w:val="EndNoteBibliographyTitle"/>
    <w:rsid w:val="00B51372"/>
    <w:rPr>
      <w:noProof/>
    </w:rPr>
  </w:style>
  <w:style w:type="paragraph" w:customStyle="1" w:styleId="EndNoteBibliography">
    <w:name w:val="EndNote Bibliography"/>
    <w:basedOn w:val="Normal"/>
    <w:link w:val="EndNoteBibliographyChar"/>
    <w:rsid w:val="00B51372"/>
    <w:pPr>
      <w:spacing w:line="240" w:lineRule="auto"/>
    </w:pPr>
    <w:rPr>
      <w:noProof/>
    </w:rPr>
  </w:style>
  <w:style w:type="character" w:customStyle="1" w:styleId="EndNoteBibliographyChar">
    <w:name w:val="EndNote Bibliography Char"/>
    <w:basedOn w:val="DefaultParagraphFont"/>
    <w:link w:val="EndNoteBibliography"/>
    <w:rsid w:val="00B51372"/>
    <w:rPr>
      <w:noProof/>
    </w:rPr>
  </w:style>
  <w:style w:type="table" w:customStyle="1" w:styleId="PlainTable21">
    <w:name w:val="Plain Table 21"/>
    <w:basedOn w:val="TableNormal"/>
    <w:uiPriority w:val="42"/>
    <w:rsid w:val="00B51372"/>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B51372"/>
    <w:pPr>
      <w:ind w:left="720"/>
      <w:contextualSpacing/>
    </w:pPr>
  </w:style>
  <w:style w:type="character" w:customStyle="1" w:styleId="BalloonTextChar">
    <w:name w:val="Balloon Text Char"/>
    <w:basedOn w:val="DefaultParagraphFont"/>
    <w:link w:val="BalloonText"/>
    <w:uiPriority w:val="99"/>
    <w:semiHidden/>
    <w:rsid w:val="00B51372"/>
    <w:rPr>
      <w:rFonts w:ascii="Lucida Grande" w:hAnsi="Lucida Grande"/>
      <w:sz w:val="18"/>
      <w:szCs w:val="18"/>
    </w:rPr>
  </w:style>
  <w:style w:type="paragraph" w:styleId="BalloonText">
    <w:name w:val="Balloon Text"/>
    <w:basedOn w:val="Normal"/>
    <w:link w:val="BalloonTextChar"/>
    <w:uiPriority w:val="99"/>
    <w:semiHidden/>
    <w:unhideWhenUsed/>
    <w:rsid w:val="00B51372"/>
    <w:pPr>
      <w:spacing w:after="0" w:line="240" w:lineRule="auto"/>
    </w:pPr>
    <w:rPr>
      <w:rFonts w:ascii="Lucida Grande" w:hAnsi="Lucida Grande"/>
      <w:sz w:val="18"/>
      <w:szCs w:val="18"/>
    </w:rPr>
  </w:style>
  <w:style w:type="paragraph" w:styleId="TOC3">
    <w:name w:val="toc 3"/>
    <w:basedOn w:val="Normal"/>
    <w:next w:val="Normal"/>
    <w:autoRedefine/>
    <w:uiPriority w:val="39"/>
    <w:unhideWhenUsed/>
    <w:rsid w:val="00B51372"/>
    <w:pPr>
      <w:spacing w:after="100"/>
      <w:ind w:left="480"/>
    </w:pPr>
  </w:style>
  <w:style w:type="paragraph" w:styleId="NoSpacing">
    <w:name w:val="No Spacing"/>
    <w:uiPriority w:val="1"/>
    <w:qFormat/>
    <w:rsid w:val="00B51372"/>
    <w:pPr>
      <w:spacing w:after="0" w:line="240" w:lineRule="auto"/>
    </w:pPr>
  </w:style>
  <w:style w:type="paragraph" w:styleId="HTMLPreformatted">
    <w:name w:val="HTML Preformatted"/>
    <w:basedOn w:val="Normal"/>
    <w:link w:val="HTMLPreformattedChar"/>
    <w:uiPriority w:val="99"/>
    <w:unhideWhenUsed/>
    <w:rsid w:val="00B51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51372"/>
    <w:rPr>
      <w:rFonts w:ascii="Courier New" w:eastAsia="Times New Roman" w:hAnsi="Courier New" w:cs="Courier New"/>
      <w:sz w:val="20"/>
      <w:szCs w:val="20"/>
    </w:rPr>
  </w:style>
  <w:style w:type="character" w:customStyle="1" w:styleId="gnkrckgcgsb">
    <w:name w:val="gnkrckgcgsb"/>
    <w:basedOn w:val="DefaultParagraphFont"/>
    <w:rsid w:val="00B51372"/>
  </w:style>
  <w:style w:type="table" w:customStyle="1" w:styleId="LightShading1">
    <w:name w:val="Light Shading1"/>
    <w:basedOn w:val="TableNormal"/>
    <w:uiPriority w:val="60"/>
    <w:rsid w:val="00B51372"/>
    <w:pPr>
      <w:spacing w:after="0" w:line="240" w:lineRule="auto"/>
    </w:pPr>
    <w:rPr>
      <w:rFonts w:asciiTheme="minorHAnsi" w:hAnsiTheme="minorHAnsi" w:cstheme="minorBidi"/>
      <w:color w:val="000000" w:themeColor="text1" w:themeShade="BF"/>
      <w:sz w:val="22"/>
      <w:szCs w:val="22"/>
      <w:lang w:val="en-CA"/>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pln">
    <w:name w:val="pln"/>
    <w:basedOn w:val="DefaultParagraphFont"/>
    <w:rsid w:val="00B51372"/>
  </w:style>
  <w:style w:type="character" w:customStyle="1" w:styleId="pun">
    <w:name w:val="pun"/>
    <w:basedOn w:val="DefaultParagraphFont"/>
    <w:rsid w:val="00B51372"/>
  </w:style>
  <w:style w:type="character" w:customStyle="1" w:styleId="str">
    <w:name w:val="str"/>
    <w:basedOn w:val="DefaultParagraphFont"/>
    <w:rsid w:val="00B51372"/>
  </w:style>
  <w:style w:type="character" w:customStyle="1" w:styleId="gnkrckgcmsb">
    <w:name w:val="gnkrckgcmsb"/>
    <w:basedOn w:val="DefaultParagraphFont"/>
    <w:rsid w:val="00B51372"/>
  </w:style>
  <w:style w:type="character" w:styleId="HTMLCode">
    <w:name w:val="HTML Code"/>
    <w:basedOn w:val="DefaultParagraphFont"/>
    <w:uiPriority w:val="99"/>
    <w:semiHidden/>
    <w:unhideWhenUsed/>
    <w:rsid w:val="00B51372"/>
    <w:rPr>
      <w:rFonts w:ascii="Courier New" w:eastAsia="Times New Roman" w:hAnsi="Courier New" w:cs="Courier New"/>
      <w:sz w:val="20"/>
      <w:szCs w:val="20"/>
    </w:rPr>
  </w:style>
  <w:style w:type="character" w:customStyle="1" w:styleId="CommentTextChar">
    <w:name w:val="Comment Text Char"/>
    <w:basedOn w:val="DefaultParagraphFont"/>
    <w:link w:val="CommentText"/>
    <w:uiPriority w:val="99"/>
    <w:semiHidden/>
    <w:rsid w:val="00B51372"/>
    <w:rPr>
      <w:sz w:val="20"/>
      <w:szCs w:val="20"/>
    </w:rPr>
  </w:style>
  <w:style w:type="paragraph" w:styleId="CommentText">
    <w:name w:val="annotation text"/>
    <w:basedOn w:val="Normal"/>
    <w:link w:val="CommentTextChar"/>
    <w:uiPriority w:val="99"/>
    <w:semiHidden/>
    <w:unhideWhenUsed/>
    <w:rsid w:val="00B51372"/>
    <w:pPr>
      <w:spacing w:line="240" w:lineRule="auto"/>
    </w:pPr>
    <w:rPr>
      <w:sz w:val="20"/>
      <w:szCs w:val="20"/>
    </w:rPr>
  </w:style>
  <w:style w:type="character" w:customStyle="1" w:styleId="CommentSubjectChar">
    <w:name w:val="Comment Subject Char"/>
    <w:basedOn w:val="CommentTextChar"/>
    <w:link w:val="CommentSubject"/>
    <w:uiPriority w:val="99"/>
    <w:semiHidden/>
    <w:rsid w:val="00B51372"/>
    <w:rPr>
      <w:b/>
      <w:bCs/>
      <w:sz w:val="20"/>
      <w:szCs w:val="20"/>
    </w:rPr>
  </w:style>
  <w:style w:type="paragraph" w:styleId="CommentSubject">
    <w:name w:val="annotation subject"/>
    <w:basedOn w:val="CommentText"/>
    <w:next w:val="CommentText"/>
    <w:link w:val="CommentSubjectChar"/>
    <w:uiPriority w:val="99"/>
    <w:semiHidden/>
    <w:unhideWhenUsed/>
    <w:rsid w:val="00B51372"/>
    <w:rPr>
      <w:b/>
      <w:bCs/>
    </w:rPr>
  </w:style>
  <w:style w:type="character" w:customStyle="1" w:styleId="author">
    <w:name w:val="author"/>
    <w:basedOn w:val="DefaultParagraphFont"/>
    <w:rsid w:val="00B51372"/>
  </w:style>
  <w:style w:type="character" w:customStyle="1" w:styleId="pubdate">
    <w:name w:val="pubdate"/>
    <w:basedOn w:val="DefaultParagraphFont"/>
    <w:rsid w:val="00B51372"/>
  </w:style>
  <w:style w:type="character" w:customStyle="1" w:styleId="Title1">
    <w:name w:val="Title1"/>
    <w:basedOn w:val="DefaultParagraphFont"/>
    <w:rsid w:val="00B51372"/>
  </w:style>
  <w:style w:type="character" w:customStyle="1" w:styleId="publisher">
    <w:name w:val="publisher"/>
    <w:basedOn w:val="DefaultParagraphFont"/>
    <w:rsid w:val="00B51372"/>
  </w:style>
  <w:style w:type="character" w:customStyle="1" w:styleId="id">
    <w:name w:val="id"/>
    <w:basedOn w:val="DefaultParagraphFont"/>
    <w:rsid w:val="00B51372"/>
  </w:style>
  <w:style w:type="character" w:styleId="LineNumber">
    <w:name w:val="line number"/>
    <w:basedOn w:val="DefaultParagraphFont"/>
    <w:uiPriority w:val="99"/>
    <w:semiHidden/>
    <w:unhideWhenUsed/>
    <w:rsid w:val="00B66E2C"/>
  </w:style>
  <w:style w:type="table" w:styleId="TableGrid">
    <w:name w:val="Table Grid"/>
    <w:basedOn w:val="TableNormal"/>
    <w:uiPriority w:val="39"/>
    <w:rsid w:val="009C693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2">
    <w:name w:val="Plain Table 2"/>
    <w:basedOn w:val="TableNormal"/>
    <w:uiPriority w:val="42"/>
    <w:rsid w:val="0053640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1372"/>
  </w:style>
  <w:style w:type="paragraph" w:styleId="Heading1">
    <w:name w:val="heading 1"/>
    <w:basedOn w:val="Normal"/>
    <w:next w:val="Normal"/>
    <w:link w:val="Heading1Char"/>
    <w:uiPriority w:val="9"/>
    <w:qFormat/>
    <w:rsid w:val="00B51372"/>
    <w:pPr>
      <w:keepNext/>
      <w:keepLines/>
      <w:spacing w:before="240" w:after="0"/>
      <w:outlineLvl w:val="0"/>
    </w:pPr>
    <w:rPr>
      <w:rFonts w:eastAsiaTheme="majorEastAsia"/>
      <w:sz w:val="28"/>
      <w:szCs w:val="28"/>
    </w:rPr>
  </w:style>
  <w:style w:type="paragraph" w:styleId="Heading2">
    <w:name w:val="heading 2"/>
    <w:basedOn w:val="Normal"/>
    <w:next w:val="Normal"/>
    <w:link w:val="Heading2Char"/>
    <w:uiPriority w:val="9"/>
    <w:unhideWhenUsed/>
    <w:qFormat/>
    <w:rsid w:val="00B51372"/>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51372"/>
    <w:pPr>
      <w:keepNext/>
      <w:keepLines/>
      <w:spacing w:before="40" w:after="0"/>
      <w:outlineLvl w:val="2"/>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372"/>
    <w:rPr>
      <w:rFonts w:eastAsiaTheme="majorEastAsia"/>
      <w:sz w:val="28"/>
      <w:szCs w:val="28"/>
    </w:rPr>
  </w:style>
  <w:style w:type="character" w:customStyle="1" w:styleId="Heading2Char">
    <w:name w:val="Heading 2 Char"/>
    <w:basedOn w:val="DefaultParagraphFont"/>
    <w:link w:val="Heading2"/>
    <w:uiPriority w:val="9"/>
    <w:rsid w:val="00B51372"/>
    <w:rPr>
      <w:rFonts w:eastAsiaTheme="majorEastAsia" w:cstheme="majorBidi"/>
      <w:b/>
      <w:szCs w:val="26"/>
    </w:rPr>
  </w:style>
  <w:style w:type="character" w:customStyle="1" w:styleId="Heading3Char">
    <w:name w:val="Heading 3 Char"/>
    <w:basedOn w:val="DefaultParagraphFont"/>
    <w:link w:val="Heading3"/>
    <w:uiPriority w:val="9"/>
    <w:rsid w:val="00B51372"/>
    <w:rPr>
      <w:rFonts w:eastAsiaTheme="majorEastAsia" w:cstheme="majorBidi"/>
    </w:rPr>
  </w:style>
  <w:style w:type="paragraph" w:styleId="TOCHeading">
    <w:name w:val="TOC Heading"/>
    <w:basedOn w:val="Heading1"/>
    <w:next w:val="Normal"/>
    <w:uiPriority w:val="39"/>
    <w:unhideWhenUsed/>
    <w:qFormat/>
    <w:rsid w:val="00B51372"/>
    <w:pPr>
      <w:outlineLvl w:val="9"/>
    </w:pPr>
  </w:style>
  <w:style w:type="paragraph" w:styleId="TOC1">
    <w:name w:val="toc 1"/>
    <w:basedOn w:val="Normal"/>
    <w:next w:val="Normal"/>
    <w:autoRedefine/>
    <w:uiPriority w:val="39"/>
    <w:unhideWhenUsed/>
    <w:rsid w:val="00B51372"/>
    <w:pPr>
      <w:spacing w:after="100"/>
    </w:pPr>
  </w:style>
  <w:style w:type="character" w:styleId="Hyperlink">
    <w:name w:val="Hyperlink"/>
    <w:basedOn w:val="DefaultParagraphFont"/>
    <w:uiPriority w:val="99"/>
    <w:unhideWhenUsed/>
    <w:rsid w:val="00B51372"/>
    <w:rPr>
      <w:color w:val="0563C1" w:themeColor="hyperlink"/>
      <w:u w:val="single"/>
    </w:rPr>
  </w:style>
  <w:style w:type="paragraph" w:styleId="Header">
    <w:name w:val="header"/>
    <w:basedOn w:val="Normal"/>
    <w:link w:val="HeaderChar"/>
    <w:uiPriority w:val="99"/>
    <w:unhideWhenUsed/>
    <w:rsid w:val="00B513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1372"/>
  </w:style>
  <w:style w:type="paragraph" w:styleId="Footer">
    <w:name w:val="footer"/>
    <w:basedOn w:val="Normal"/>
    <w:link w:val="FooterChar"/>
    <w:uiPriority w:val="99"/>
    <w:unhideWhenUsed/>
    <w:rsid w:val="00B513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1372"/>
  </w:style>
  <w:style w:type="paragraph" w:styleId="TOC2">
    <w:name w:val="toc 2"/>
    <w:basedOn w:val="Normal"/>
    <w:next w:val="Normal"/>
    <w:autoRedefine/>
    <w:uiPriority w:val="39"/>
    <w:unhideWhenUsed/>
    <w:rsid w:val="00B51372"/>
    <w:pPr>
      <w:spacing w:after="100"/>
      <w:ind w:left="240"/>
    </w:pPr>
  </w:style>
  <w:style w:type="paragraph" w:customStyle="1" w:styleId="EndNoteBibliographyTitle">
    <w:name w:val="EndNote Bibliography Title"/>
    <w:basedOn w:val="Normal"/>
    <w:link w:val="EndNoteBibliographyTitleChar"/>
    <w:rsid w:val="00B51372"/>
    <w:pPr>
      <w:spacing w:after="0"/>
      <w:jc w:val="center"/>
    </w:pPr>
    <w:rPr>
      <w:noProof/>
    </w:rPr>
  </w:style>
  <w:style w:type="character" w:customStyle="1" w:styleId="EndNoteBibliographyTitleChar">
    <w:name w:val="EndNote Bibliography Title Char"/>
    <w:basedOn w:val="DefaultParagraphFont"/>
    <w:link w:val="EndNoteBibliographyTitle"/>
    <w:rsid w:val="00B51372"/>
    <w:rPr>
      <w:noProof/>
    </w:rPr>
  </w:style>
  <w:style w:type="paragraph" w:customStyle="1" w:styleId="EndNoteBibliography">
    <w:name w:val="EndNote Bibliography"/>
    <w:basedOn w:val="Normal"/>
    <w:link w:val="EndNoteBibliographyChar"/>
    <w:rsid w:val="00B51372"/>
    <w:pPr>
      <w:spacing w:line="240" w:lineRule="auto"/>
    </w:pPr>
    <w:rPr>
      <w:noProof/>
    </w:rPr>
  </w:style>
  <w:style w:type="character" w:customStyle="1" w:styleId="EndNoteBibliographyChar">
    <w:name w:val="EndNote Bibliography Char"/>
    <w:basedOn w:val="DefaultParagraphFont"/>
    <w:link w:val="EndNoteBibliography"/>
    <w:rsid w:val="00B51372"/>
    <w:rPr>
      <w:noProof/>
    </w:rPr>
  </w:style>
  <w:style w:type="table" w:customStyle="1" w:styleId="PlainTable21">
    <w:name w:val="Plain Table 21"/>
    <w:basedOn w:val="TableNormal"/>
    <w:uiPriority w:val="42"/>
    <w:rsid w:val="00B51372"/>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B51372"/>
    <w:pPr>
      <w:ind w:left="720"/>
      <w:contextualSpacing/>
    </w:pPr>
  </w:style>
  <w:style w:type="character" w:customStyle="1" w:styleId="BalloonTextChar">
    <w:name w:val="Balloon Text Char"/>
    <w:basedOn w:val="DefaultParagraphFont"/>
    <w:link w:val="BalloonText"/>
    <w:uiPriority w:val="99"/>
    <w:semiHidden/>
    <w:rsid w:val="00B51372"/>
    <w:rPr>
      <w:rFonts w:ascii="Lucida Grande" w:hAnsi="Lucida Grande"/>
      <w:sz w:val="18"/>
      <w:szCs w:val="18"/>
    </w:rPr>
  </w:style>
  <w:style w:type="paragraph" w:styleId="BalloonText">
    <w:name w:val="Balloon Text"/>
    <w:basedOn w:val="Normal"/>
    <w:link w:val="BalloonTextChar"/>
    <w:uiPriority w:val="99"/>
    <w:semiHidden/>
    <w:unhideWhenUsed/>
    <w:rsid w:val="00B51372"/>
    <w:pPr>
      <w:spacing w:after="0" w:line="240" w:lineRule="auto"/>
    </w:pPr>
    <w:rPr>
      <w:rFonts w:ascii="Lucida Grande" w:hAnsi="Lucida Grande"/>
      <w:sz w:val="18"/>
      <w:szCs w:val="18"/>
    </w:rPr>
  </w:style>
  <w:style w:type="paragraph" w:styleId="TOC3">
    <w:name w:val="toc 3"/>
    <w:basedOn w:val="Normal"/>
    <w:next w:val="Normal"/>
    <w:autoRedefine/>
    <w:uiPriority w:val="39"/>
    <w:unhideWhenUsed/>
    <w:rsid w:val="00B51372"/>
    <w:pPr>
      <w:spacing w:after="100"/>
      <w:ind w:left="480"/>
    </w:pPr>
  </w:style>
  <w:style w:type="paragraph" w:styleId="NoSpacing">
    <w:name w:val="No Spacing"/>
    <w:uiPriority w:val="1"/>
    <w:qFormat/>
    <w:rsid w:val="00B51372"/>
    <w:pPr>
      <w:spacing w:after="0" w:line="240" w:lineRule="auto"/>
    </w:pPr>
  </w:style>
  <w:style w:type="paragraph" w:styleId="HTMLPreformatted">
    <w:name w:val="HTML Preformatted"/>
    <w:basedOn w:val="Normal"/>
    <w:link w:val="HTMLPreformattedChar"/>
    <w:uiPriority w:val="99"/>
    <w:unhideWhenUsed/>
    <w:rsid w:val="00B51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51372"/>
    <w:rPr>
      <w:rFonts w:ascii="Courier New" w:eastAsia="Times New Roman" w:hAnsi="Courier New" w:cs="Courier New"/>
      <w:sz w:val="20"/>
      <w:szCs w:val="20"/>
    </w:rPr>
  </w:style>
  <w:style w:type="character" w:customStyle="1" w:styleId="gnkrckgcgsb">
    <w:name w:val="gnkrckgcgsb"/>
    <w:basedOn w:val="DefaultParagraphFont"/>
    <w:rsid w:val="00B51372"/>
  </w:style>
  <w:style w:type="table" w:customStyle="1" w:styleId="LightShading1">
    <w:name w:val="Light Shading1"/>
    <w:basedOn w:val="TableNormal"/>
    <w:uiPriority w:val="60"/>
    <w:rsid w:val="00B51372"/>
    <w:pPr>
      <w:spacing w:after="0" w:line="240" w:lineRule="auto"/>
    </w:pPr>
    <w:rPr>
      <w:rFonts w:asciiTheme="minorHAnsi" w:hAnsiTheme="minorHAnsi" w:cstheme="minorBidi"/>
      <w:color w:val="000000" w:themeColor="text1" w:themeShade="BF"/>
      <w:sz w:val="22"/>
      <w:szCs w:val="22"/>
      <w:lang w:val="en-CA"/>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pln">
    <w:name w:val="pln"/>
    <w:basedOn w:val="DefaultParagraphFont"/>
    <w:rsid w:val="00B51372"/>
  </w:style>
  <w:style w:type="character" w:customStyle="1" w:styleId="pun">
    <w:name w:val="pun"/>
    <w:basedOn w:val="DefaultParagraphFont"/>
    <w:rsid w:val="00B51372"/>
  </w:style>
  <w:style w:type="character" w:customStyle="1" w:styleId="str">
    <w:name w:val="str"/>
    <w:basedOn w:val="DefaultParagraphFont"/>
    <w:rsid w:val="00B51372"/>
  </w:style>
  <w:style w:type="character" w:customStyle="1" w:styleId="gnkrckgcmsb">
    <w:name w:val="gnkrckgcmsb"/>
    <w:basedOn w:val="DefaultParagraphFont"/>
    <w:rsid w:val="00B51372"/>
  </w:style>
  <w:style w:type="character" w:styleId="HTMLCode">
    <w:name w:val="HTML Code"/>
    <w:basedOn w:val="DefaultParagraphFont"/>
    <w:uiPriority w:val="99"/>
    <w:semiHidden/>
    <w:unhideWhenUsed/>
    <w:rsid w:val="00B51372"/>
    <w:rPr>
      <w:rFonts w:ascii="Courier New" w:eastAsia="Times New Roman" w:hAnsi="Courier New" w:cs="Courier New"/>
      <w:sz w:val="20"/>
      <w:szCs w:val="20"/>
    </w:rPr>
  </w:style>
  <w:style w:type="character" w:customStyle="1" w:styleId="CommentTextChar">
    <w:name w:val="Comment Text Char"/>
    <w:basedOn w:val="DefaultParagraphFont"/>
    <w:link w:val="CommentText"/>
    <w:uiPriority w:val="99"/>
    <w:semiHidden/>
    <w:rsid w:val="00B51372"/>
    <w:rPr>
      <w:sz w:val="20"/>
      <w:szCs w:val="20"/>
    </w:rPr>
  </w:style>
  <w:style w:type="paragraph" w:styleId="CommentText">
    <w:name w:val="annotation text"/>
    <w:basedOn w:val="Normal"/>
    <w:link w:val="CommentTextChar"/>
    <w:uiPriority w:val="99"/>
    <w:semiHidden/>
    <w:unhideWhenUsed/>
    <w:rsid w:val="00B51372"/>
    <w:pPr>
      <w:spacing w:line="240" w:lineRule="auto"/>
    </w:pPr>
    <w:rPr>
      <w:sz w:val="20"/>
      <w:szCs w:val="20"/>
    </w:rPr>
  </w:style>
  <w:style w:type="character" w:customStyle="1" w:styleId="CommentSubjectChar">
    <w:name w:val="Comment Subject Char"/>
    <w:basedOn w:val="CommentTextChar"/>
    <w:link w:val="CommentSubject"/>
    <w:uiPriority w:val="99"/>
    <w:semiHidden/>
    <w:rsid w:val="00B51372"/>
    <w:rPr>
      <w:b/>
      <w:bCs/>
      <w:sz w:val="20"/>
      <w:szCs w:val="20"/>
    </w:rPr>
  </w:style>
  <w:style w:type="paragraph" w:styleId="CommentSubject">
    <w:name w:val="annotation subject"/>
    <w:basedOn w:val="CommentText"/>
    <w:next w:val="CommentText"/>
    <w:link w:val="CommentSubjectChar"/>
    <w:uiPriority w:val="99"/>
    <w:semiHidden/>
    <w:unhideWhenUsed/>
    <w:rsid w:val="00B51372"/>
    <w:rPr>
      <w:b/>
      <w:bCs/>
    </w:rPr>
  </w:style>
  <w:style w:type="character" w:customStyle="1" w:styleId="author">
    <w:name w:val="author"/>
    <w:basedOn w:val="DefaultParagraphFont"/>
    <w:rsid w:val="00B51372"/>
  </w:style>
  <w:style w:type="character" w:customStyle="1" w:styleId="pubdate">
    <w:name w:val="pubdate"/>
    <w:basedOn w:val="DefaultParagraphFont"/>
    <w:rsid w:val="00B51372"/>
  </w:style>
  <w:style w:type="character" w:customStyle="1" w:styleId="Title1">
    <w:name w:val="Title1"/>
    <w:basedOn w:val="DefaultParagraphFont"/>
    <w:rsid w:val="00B51372"/>
  </w:style>
  <w:style w:type="character" w:customStyle="1" w:styleId="publisher">
    <w:name w:val="publisher"/>
    <w:basedOn w:val="DefaultParagraphFont"/>
    <w:rsid w:val="00B51372"/>
  </w:style>
  <w:style w:type="character" w:customStyle="1" w:styleId="id">
    <w:name w:val="id"/>
    <w:basedOn w:val="DefaultParagraphFont"/>
    <w:rsid w:val="00B51372"/>
  </w:style>
  <w:style w:type="character" w:styleId="LineNumber">
    <w:name w:val="line number"/>
    <w:basedOn w:val="DefaultParagraphFont"/>
    <w:uiPriority w:val="99"/>
    <w:semiHidden/>
    <w:unhideWhenUsed/>
    <w:rsid w:val="00B66E2C"/>
  </w:style>
  <w:style w:type="table" w:styleId="TableGrid">
    <w:name w:val="Table Grid"/>
    <w:basedOn w:val="TableNormal"/>
    <w:uiPriority w:val="39"/>
    <w:rsid w:val="009C693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2">
    <w:name w:val="Plain Table 2"/>
    <w:basedOn w:val="TableNormal"/>
    <w:uiPriority w:val="42"/>
    <w:rsid w:val="0053640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302223">
      <w:bodyDiv w:val="1"/>
      <w:marLeft w:val="0"/>
      <w:marRight w:val="0"/>
      <w:marTop w:val="0"/>
      <w:marBottom w:val="0"/>
      <w:divBdr>
        <w:top w:val="none" w:sz="0" w:space="0" w:color="auto"/>
        <w:left w:val="none" w:sz="0" w:space="0" w:color="auto"/>
        <w:bottom w:val="none" w:sz="0" w:space="0" w:color="auto"/>
        <w:right w:val="none" w:sz="0" w:space="0" w:color="auto"/>
      </w:divBdr>
      <w:divsChild>
        <w:div w:id="2077703119">
          <w:marLeft w:val="0"/>
          <w:marRight w:val="0"/>
          <w:marTop w:val="0"/>
          <w:marBottom w:val="0"/>
          <w:divBdr>
            <w:top w:val="none" w:sz="0" w:space="0" w:color="auto"/>
            <w:left w:val="none" w:sz="0" w:space="0" w:color="auto"/>
            <w:bottom w:val="none" w:sz="0" w:space="0" w:color="auto"/>
            <w:right w:val="none" w:sz="0" w:space="0" w:color="auto"/>
          </w:divBdr>
        </w:div>
        <w:div w:id="52586958">
          <w:marLeft w:val="0"/>
          <w:marRight w:val="0"/>
          <w:marTop w:val="0"/>
          <w:marBottom w:val="0"/>
          <w:divBdr>
            <w:top w:val="none" w:sz="0" w:space="0" w:color="auto"/>
            <w:left w:val="none" w:sz="0" w:space="0" w:color="auto"/>
            <w:bottom w:val="none" w:sz="0" w:space="0" w:color="auto"/>
            <w:right w:val="none" w:sz="0" w:space="0" w:color="auto"/>
          </w:divBdr>
        </w:div>
        <w:div w:id="992759716">
          <w:marLeft w:val="0"/>
          <w:marRight w:val="0"/>
          <w:marTop w:val="0"/>
          <w:marBottom w:val="0"/>
          <w:divBdr>
            <w:top w:val="none" w:sz="0" w:space="0" w:color="auto"/>
            <w:left w:val="none" w:sz="0" w:space="0" w:color="auto"/>
            <w:bottom w:val="none" w:sz="0" w:space="0" w:color="auto"/>
            <w:right w:val="none" w:sz="0" w:space="0" w:color="auto"/>
          </w:divBdr>
        </w:div>
        <w:div w:id="1617830899">
          <w:marLeft w:val="0"/>
          <w:marRight w:val="0"/>
          <w:marTop w:val="0"/>
          <w:marBottom w:val="0"/>
          <w:divBdr>
            <w:top w:val="none" w:sz="0" w:space="0" w:color="auto"/>
            <w:left w:val="none" w:sz="0" w:space="0" w:color="auto"/>
            <w:bottom w:val="none" w:sz="0" w:space="0" w:color="auto"/>
            <w:right w:val="none" w:sz="0" w:space="0" w:color="auto"/>
          </w:divBdr>
        </w:div>
        <w:div w:id="752550861">
          <w:marLeft w:val="0"/>
          <w:marRight w:val="0"/>
          <w:marTop w:val="0"/>
          <w:marBottom w:val="0"/>
          <w:divBdr>
            <w:top w:val="none" w:sz="0" w:space="0" w:color="auto"/>
            <w:left w:val="none" w:sz="0" w:space="0" w:color="auto"/>
            <w:bottom w:val="none" w:sz="0" w:space="0" w:color="auto"/>
            <w:right w:val="none" w:sz="0" w:space="0" w:color="auto"/>
          </w:divBdr>
        </w:div>
        <w:div w:id="1743329794">
          <w:marLeft w:val="0"/>
          <w:marRight w:val="0"/>
          <w:marTop w:val="0"/>
          <w:marBottom w:val="0"/>
          <w:divBdr>
            <w:top w:val="none" w:sz="0" w:space="0" w:color="auto"/>
            <w:left w:val="none" w:sz="0" w:space="0" w:color="auto"/>
            <w:bottom w:val="none" w:sz="0" w:space="0" w:color="auto"/>
            <w:right w:val="none" w:sz="0" w:space="0" w:color="auto"/>
          </w:divBdr>
        </w:div>
        <w:div w:id="1551261878">
          <w:marLeft w:val="0"/>
          <w:marRight w:val="0"/>
          <w:marTop w:val="0"/>
          <w:marBottom w:val="0"/>
          <w:divBdr>
            <w:top w:val="none" w:sz="0" w:space="0" w:color="auto"/>
            <w:left w:val="none" w:sz="0" w:space="0" w:color="auto"/>
            <w:bottom w:val="none" w:sz="0" w:space="0" w:color="auto"/>
            <w:right w:val="none" w:sz="0" w:space="0" w:color="auto"/>
          </w:divBdr>
        </w:div>
        <w:div w:id="1288780603">
          <w:marLeft w:val="0"/>
          <w:marRight w:val="0"/>
          <w:marTop w:val="0"/>
          <w:marBottom w:val="0"/>
          <w:divBdr>
            <w:top w:val="none" w:sz="0" w:space="0" w:color="auto"/>
            <w:left w:val="none" w:sz="0" w:space="0" w:color="auto"/>
            <w:bottom w:val="none" w:sz="0" w:space="0" w:color="auto"/>
            <w:right w:val="none" w:sz="0" w:space="0" w:color="auto"/>
          </w:divBdr>
        </w:div>
        <w:div w:id="1351637504">
          <w:marLeft w:val="0"/>
          <w:marRight w:val="0"/>
          <w:marTop w:val="0"/>
          <w:marBottom w:val="0"/>
          <w:divBdr>
            <w:top w:val="none" w:sz="0" w:space="0" w:color="auto"/>
            <w:left w:val="none" w:sz="0" w:space="0" w:color="auto"/>
            <w:bottom w:val="none" w:sz="0" w:space="0" w:color="auto"/>
            <w:right w:val="none" w:sz="0" w:space="0" w:color="auto"/>
          </w:divBdr>
        </w:div>
        <w:div w:id="1486437215">
          <w:marLeft w:val="0"/>
          <w:marRight w:val="0"/>
          <w:marTop w:val="0"/>
          <w:marBottom w:val="0"/>
          <w:divBdr>
            <w:top w:val="none" w:sz="0" w:space="0" w:color="auto"/>
            <w:left w:val="none" w:sz="0" w:space="0" w:color="auto"/>
            <w:bottom w:val="none" w:sz="0" w:space="0" w:color="auto"/>
            <w:right w:val="none" w:sz="0" w:space="0" w:color="auto"/>
          </w:divBdr>
        </w:div>
        <w:div w:id="896168464">
          <w:marLeft w:val="0"/>
          <w:marRight w:val="0"/>
          <w:marTop w:val="0"/>
          <w:marBottom w:val="0"/>
          <w:divBdr>
            <w:top w:val="none" w:sz="0" w:space="0" w:color="auto"/>
            <w:left w:val="none" w:sz="0" w:space="0" w:color="auto"/>
            <w:bottom w:val="none" w:sz="0" w:space="0" w:color="auto"/>
            <w:right w:val="none" w:sz="0" w:space="0" w:color="auto"/>
          </w:divBdr>
        </w:div>
        <w:div w:id="153838821">
          <w:marLeft w:val="0"/>
          <w:marRight w:val="0"/>
          <w:marTop w:val="0"/>
          <w:marBottom w:val="0"/>
          <w:divBdr>
            <w:top w:val="none" w:sz="0" w:space="0" w:color="auto"/>
            <w:left w:val="none" w:sz="0" w:space="0" w:color="auto"/>
            <w:bottom w:val="none" w:sz="0" w:space="0" w:color="auto"/>
            <w:right w:val="none" w:sz="0" w:space="0" w:color="auto"/>
          </w:divBdr>
        </w:div>
        <w:div w:id="1465151758">
          <w:marLeft w:val="0"/>
          <w:marRight w:val="0"/>
          <w:marTop w:val="0"/>
          <w:marBottom w:val="0"/>
          <w:divBdr>
            <w:top w:val="none" w:sz="0" w:space="0" w:color="auto"/>
            <w:left w:val="none" w:sz="0" w:space="0" w:color="auto"/>
            <w:bottom w:val="none" w:sz="0" w:space="0" w:color="auto"/>
            <w:right w:val="none" w:sz="0" w:space="0" w:color="auto"/>
          </w:divBdr>
        </w:div>
        <w:div w:id="1069573744">
          <w:marLeft w:val="0"/>
          <w:marRight w:val="0"/>
          <w:marTop w:val="0"/>
          <w:marBottom w:val="0"/>
          <w:divBdr>
            <w:top w:val="none" w:sz="0" w:space="0" w:color="auto"/>
            <w:left w:val="none" w:sz="0" w:space="0" w:color="auto"/>
            <w:bottom w:val="none" w:sz="0" w:space="0" w:color="auto"/>
            <w:right w:val="none" w:sz="0" w:space="0" w:color="auto"/>
          </w:divBdr>
        </w:div>
        <w:div w:id="2009748141">
          <w:marLeft w:val="0"/>
          <w:marRight w:val="0"/>
          <w:marTop w:val="0"/>
          <w:marBottom w:val="0"/>
          <w:divBdr>
            <w:top w:val="none" w:sz="0" w:space="0" w:color="auto"/>
            <w:left w:val="none" w:sz="0" w:space="0" w:color="auto"/>
            <w:bottom w:val="none" w:sz="0" w:space="0" w:color="auto"/>
            <w:right w:val="none" w:sz="0" w:space="0" w:color="auto"/>
          </w:divBdr>
        </w:div>
        <w:div w:id="1171724566">
          <w:marLeft w:val="0"/>
          <w:marRight w:val="0"/>
          <w:marTop w:val="0"/>
          <w:marBottom w:val="0"/>
          <w:divBdr>
            <w:top w:val="none" w:sz="0" w:space="0" w:color="auto"/>
            <w:left w:val="none" w:sz="0" w:space="0" w:color="auto"/>
            <w:bottom w:val="none" w:sz="0" w:space="0" w:color="auto"/>
            <w:right w:val="none" w:sz="0" w:space="0" w:color="auto"/>
          </w:divBdr>
        </w:div>
        <w:div w:id="16662426">
          <w:marLeft w:val="0"/>
          <w:marRight w:val="0"/>
          <w:marTop w:val="0"/>
          <w:marBottom w:val="0"/>
          <w:divBdr>
            <w:top w:val="none" w:sz="0" w:space="0" w:color="auto"/>
            <w:left w:val="none" w:sz="0" w:space="0" w:color="auto"/>
            <w:bottom w:val="none" w:sz="0" w:space="0" w:color="auto"/>
            <w:right w:val="none" w:sz="0" w:space="0" w:color="auto"/>
          </w:divBdr>
        </w:div>
        <w:div w:id="536504010">
          <w:marLeft w:val="0"/>
          <w:marRight w:val="0"/>
          <w:marTop w:val="0"/>
          <w:marBottom w:val="0"/>
          <w:divBdr>
            <w:top w:val="none" w:sz="0" w:space="0" w:color="auto"/>
            <w:left w:val="none" w:sz="0" w:space="0" w:color="auto"/>
            <w:bottom w:val="none" w:sz="0" w:space="0" w:color="auto"/>
            <w:right w:val="none" w:sz="0" w:space="0" w:color="auto"/>
          </w:divBdr>
        </w:div>
        <w:div w:id="197090328">
          <w:marLeft w:val="0"/>
          <w:marRight w:val="0"/>
          <w:marTop w:val="0"/>
          <w:marBottom w:val="0"/>
          <w:divBdr>
            <w:top w:val="none" w:sz="0" w:space="0" w:color="auto"/>
            <w:left w:val="none" w:sz="0" w:space="0" w:color="auto"/>
            <w:bottom w:val="none" w:sz="0" w:space="0" w:color="auto"/>
            <w:right w:val="none" w:sz="0" w:space="0" w:color="auto"/>
          </w:divBdr>
        </w:div>
        <w:div w:id="893201162">
          <w:marLeft w:val="0"/>
          <w:marRight w:val="0"/>
          <w:marTop w:val="0"/>
          <w:marBottom w:val="0"/>
          <w:divBdr>
            <w:top w:val="none" w:sz="0" w:space="0" w:color="auto"/>
            <w:left w:val="none" w:sz="0" w:space="0" w:color="auto"/>
            <w:bottom w:val="none" w:sz="0" w:space="0" w:color="auto"/>
            <w:right w:val="none" w:sz="0" w:space="0" w:color="auto"/>
          </w:divBdr>
        </w:div>
        <w:div w:id="800920525">
          <w:marLeft w:val="0"/>
          <w:marRight w:val="0"/>
          <w:marTop w:val="0"/>
          <w:marBottom w:val="0"/>
          <w:divBdr>
            <w:top w:val="none" w:sz="0" w:space="0" w:color="auto"/>
            <w:left w:val="none" w:sz="0" w:space="0" w:color="auto"/>
            <w:bottom w:val="none" w:sz="0" w:space="0" w:color="auto"/>
            <w:right w:val="none" w:sz="0" w:space="0" w:color="auto"/>
          </w:divBdr>
        </w:div>
        <w:div w:id="990251319">
          <w:marLeft w:val="0"/>
          <w:marRight w:val="0"/>
          <w:marTop w:val="0"/>
          <w:marBottom w:val="0"/>
          <w:divBdr>
            <w:top w:val="none" w:sz="0" w:space="0" w:color="auto"/>
            <w:left w:val="none" w:sz="0" w:space="0" w:color="auto"/>
            <w:bottom w:val="none" w:sz="0" w:space="0" w:color="auto"/>
            <w:right w:val="none" w:sz="0" w:space="0" w:color="auto"/>
          </w:divBdr>
        </w:div>
        <w:div w:id="2127694655">
          <w:marLeft w:val="0"/>
          <w:marRight w:val="0"/>
          <w:marTop w:val="0"/>
          <w:marBottom w:val="0"/>
          <w:divBdr>
            <w:top w:val="none" w:sz="0" w:space="0" w:color="auto"/>
            <w:left w:val="none" w:sz="0" w:space="0" w:color="auto"/>
            <w:bottom w:val="none" w:sz="0" w:space="0" w:color="auto"/>
            <w:right w:val="none" w:sz="0" w:space="0" w:color="auto"/>
          </w:divBdr>
        </w:div>
        <w:div w:id="1973829546">
          <w:marLeft w:val="0"/>
          <w:marRight w:val="0"/>
          <w:marTop w:val="0"/>
          <w:marBottom w:val="0"/>
          <w:divBdr>
            <w:top w:val="none" w:sz="0" w:space="0" w:color="auto"/>
            <w:left w:val="none" w:sz="0" w:space="0" w:color="auto"/>
            <w:bottom w:val="none" w:sz="0" w:space="0" w:color="auto"/>
            <w:right w:val="none" w:sz="0" w:space="0" w:color="auto"/>
          </w:divBdr>
        </w:div>
      </w:divsChild>
    </w:div>
    <w:div w:id="51007761">
      <w:bodyDiv w:val="1"/>
      <w:marLeft w:val="0"/>
      <w:marRight w:val="0"/>
      <w:marTop w:val="0"/>
      <w:marBottom w:val="0"/>
      <w:divBdr>
        <w:top w:val="none" w:sz="0" w:space="0" w:color="auto"/>
        <w:left w:val="none" w:sz="0" w:space="0" w:color="auto"/>
        <w:bottom w:val="none" w:sz="0" w:space="0" w:color="auto"/>
        <w:right w:val="none" w:sz="0" w:space="0" w:color="auto"/>
      </w:divBdr>
    </w:div>
    <w:div w:id="60644746">
      <w:bodyDiv w:val="1"/>
      <w:marLeft w:val="0"/>
      <w:marRight w:val="0"/>
      <w:marTop w:val="0"/>
      <w:marBottom w:val="0"/>
      <w:divBdr>
        <w:top w:val="none" w:sz="0" w:space="0" w:color="auto"/>
        <w:left w:val="none" w:sz="0" w:space="0" w:color="auto"/>
        <w:bottom w:val="none" w:sz="0" w:space="0" w:color="auto"/>
        <w:right w:val="none" w:sz="0" w:space="0" w:color="auto"/>
      </w:divBdr>
    </w:div>
    <w:div w:id="111176561">
      <w:bodyDiv w:val="1"/>
      <w:marLeft w:val="0"/>
      <w:marRight w:val="0"/>
      <w:marTop w:val="0"/>
      <w:marBottom w:val="0"/>
      <w:divBdr>
        <w:top w:val="none" w:sz="0" w:space="0" w:color="auto"/>
        <w:left w:val="none" w:sz="0" w:space="0" w:color="auto"/>
        <w:bottom w:val="none" w:sz="0" w:space="0" w:color="auto"/>
        <w:right w:val="none" w:sz="0" w:space="0" w:color="auto"/>
      </w:divBdr>
      <w:divsChild>
        <w:div w:id="1512648374">
          <w:marLeft w:val="0"/>
          <w:marRight w:val="0"/>
          <w:marTop w:val="0"/>
          <w:marBottom w:val="0"/>
          <w:divBdr>
            <w:top w:val="none" w:sz="0" w:space="0" w:color="auto"/>
            <w:left w:val="none" w:sz="0" w:space="0" w:color="auto"/>
            <w:bottom w:val="none" w:sz="0" w:space="0" w:color="auto"/>
            <w:right w:val="none" w:sz="0" w:space="0" w:color="auto"/>
          </w:divBdr>
        </w:div>
        <w:div w:id="561141352">
          <w:marLeft w:val="0"/>
          <w:marRight w:val="0"/>
          <w:marTop w:val="0"/>
          <w:marBottom w:val="0"/>
          <w:divBdr>
            <w:top w:val="none" w:sz="0" w:space="0" w:color="auto"/>
            <w:left w:val="none" w:sz="0" w:space="0" w:color="auto"/>
            <w:bottom w:val="none" w:sz="0" w:space="0" w:color="auto"/>
            <w:right w:val="none" w:sz="0" w:space="0" w:color="auto"/>
          </w:divBdr>
        </w:div>
        <w:div w:id="1732147392">
          <w:marLeft w:val="0"/>
          <w:marRight w:val="0"/>
          <w:marTop w:val="0"/>
          <w:marBottom w:val="0"/>
          <w:divBdr>
            <w:top w:val="none" w:sz="0" w:space="0" w:color="auto"/>
            <w:left w:val="none" w:sz="0" w:space="0" w:color="auto"/>
            <w:bottom w:val="none" w:sz="0" w:space="0" w:color="auto"/>
            <w:right w:val="none" w:sz="0" w:space="0" w:color="auto"/>
          </w:divBdr>
        </w:div>
        <w:div w:id="65342696">
          <w:marLeft w:val="0"/>
          <w:marRight w:val="0"/>
          <w:marTop w:val="0"/>
          <w:marBottom w:val="0"/>
          <w:divBdr>
            <w:top w:val="none" w:sz="0" w:space="0" w:color="auto"/>
            <w:left w:val="none" w:sz="0" w:space="0" w:color="auto"/>
            <w:bottom w:val="none" w:sz="0" w:space="0" w:color="auto"/>
            <w:right w:val="none" w:sz="0" w:space="0" w:color="auto"/>
          </w:divBdr>
        </w:div>
        <w:div w:id="980576862">
          <w:marLeft w:val="0"/>
          <w:marRight w:val="0"/>
          <w:marTop w:val="0"/>
          <w:marBottom w:val="0"/>
          <w:divBdr>
            <w:top w:val="none" w:sz="0" w:space="0" w:color="auto"/>
            <w:left w:val="none" w:sz="0" w:space="0" w:color="auto"/>
            <w:bottom w:val="none" w:sz="0" w:space="0" w:color="auto"/>
            <w:right w:val="none" w:sz="0" w:space="0" w:color="auto"/>
          </w:divBdr>
        </w:div>
        <w:div w:id="1337423236">
          <w:marLeft w:val="0"/>
          <w:marRight w:val="0"/>
          <w:marTop w:val="0"/>
          <w:marBottom w:val="0"/>
          <w:divBdr>
            <w:top w:val="none" w:sz="0" w:space="0" w:color="auto"/>
            <w:left w:val="none" w:sz="0" w:space="0" w:color="auto"/>
            <w:bottom w:val="none" w:sz="0" w:space="0" w:color="auto"/>
            <w:right w:val="none" w:sz="0" w:space="0" w:color="auto"/>
          </w:divBdr>
        </w:div>
        <w:div w:id="1721704924">
          <w:marLeft w:val="0"/>
          <w:marRight w:val="0"/>
          <w:marTop w:val="0"/>
          <w:marBottom w:val="0"/>
          <w:divBdr>
            <w:top w:val="none" w:sz="0" w:space="0" w:color="auto"/>
            <w:left w:val="none" w:sz="0" w:space="0" w:color="auto"/>
            <w:bottom w:val="none" w:sz="0" w:space="0" w:color="auto"/>
            <w:right w:val="none" w:sz="0" w:space="0" w:color="auto"/>
          </w:divBdr>
        </w:div>
        <w:div w:id="367606300">
          <w:marLeft w:val="0"/>
          <w:marRight w:val="0"/>
          <w:marTop w:val="0"/>
          <w:marBottom w:val="0"/>
          <w:divBdr>
            <w:top w:val="none" w:sz="0" w:space="0" w:color="auto"/>
            <w:left w:val="none" w:sz="0" w:space="0" w:color="auto"/>
            <w:bottom w:val="none" w:sz="0" w:space="0" w:color="auto"/>
            <w:right w:val="none" w:sz="0" w:space="0" w:color="auto"/>
          </w:divBdr>
        </w:div>
        <w:div w:id="1823766806">
          <w:marLeft w:val="0"/>
          <w:marRight w:val="0"/>
          <w:marTop w:val="0"/>
          <w:marBottom w:val="0"/>
          <w:divBdr>
            <w:top w:val="none" w:sz="0" w:space="0" w:color="auto"/>
            <w:left w:val="none" w:sz="0" w:space="0" w:color="auto"/>
            <w:bottom w:val="none" w:sz="0" w:space="0" w:color="auto"/>
            <w:right w:val="none" w:sz="0" w:space="0" w:color="auto"/>
          </w:divBdr>
        </w:div>
        <w:div w:id="1704670324">
          <w:marLeft w:val="0"/>
          <w:marRight w:val="0"/>
          <w:marTop w:val="0"/>
          <w:marBottom w:val="0"/>
          <w:divBdr>
            <w:top w:val="none" w:sz="0" w:space="0" w:color="auto"/>
            <w:left w:val="none" w:sz="0" w:space="0" w:color="auto"/>
            <w:bottom w:val="none" w:sz="0" w:space="0" w:color="auto"/>
            <w:right w:val="none" w:sz="0" w:space="0" w:color="auto"/>
          </w:divBdr>
        </w:div>
        <w:div w:id="1503664265">
          <w:marLeft w:val="0"/>
          <w:marRight w:val="0"/>
          <w:marTop w:val="0"/>
          <w:marBottom w:val="0"/>
          <w:divBdr>
            <w:top w:val="none" w:sz="0" w:space="0" w:color="auto"/>
            <w:left w:val="none" w:sz="0" w:space="0" w:color="auto"/>
            <w:bottom w:val="none" w:sz="0" w:space="0" w:color="auto"/>
            <w:right w:val="none" w:sz="0" w:space="0" w:color="auto"/>
          </w:divBdr>
        </w:div>
        <w:div w:id="1140808111">
          <w:marLeft w:val="0"/>
          <w:marRight w:val="0"/>
          <w:marTop w:val="0"/>
          <w:marBottom w:val="0"/>
          <w:divBdr>
            <w:top w:val="none" w:sz="0" w:space="0" w:color="auto"/>
            <w:left w:val="none" w:sz="0" w:space="0" w:color="auto"/>
            <w:bottom w:val="none" w:sz="0" w:space="0" w:color="auto"/>
            <w:right w:val="none" w:sz="0" w:space="0" w:color="auto"/>
          </w:divBdr>
        </w:div>
        <w:div w:id="553002392">
          <w:marLeft w:val="0"/>
          <w:marRight w:val="0"/>
          <w:marTop w:val="0"/>
          <w:marBottom w:val="0"/>
          <w:divBdr>
            <w:top w:val="none" w:sz="0" w:space="0" w:color="auto"/>
            <w:left w:val="none" w:sz="0" w:space="0" w:color="auto"/>
            <w:bottom w:val="none" w:sz="0" w:space="0" w:color="auto"/>
            <w:right w:val="none" w:sz="0" w:space="0" w:color="auto"/>
          </w:divBdr>
        </w:div>
        <w:div w:id="1012610239">
          <w:marLeft w:val="0"/>
          <w:marRight w:val="0"/>
          <w:marTop w:val="0"/>
          <w:marBottom w:val="0"/>
          <w:divBdr>
            <w:top w:val="none" w:sz="0" w:space="0" w:color="auto"/>
            <w:left w:val="none" w:sz="0" w:space="0" w:color="auto"/>
            <w:bottom w:val="none" w:sz="0" w:space="0" w:color="auto"/>
            <w:right w:val="none" w:sz="0" w:space="0" w:color="auto"/>
          </w:divBdr>
        </w:div>
        <w:div w:id="676735466">
          <w:marLeft w:val="0"/>
          <w:marRight w:val="0"/>
          <w:marTop w:val="0"/>
          <w:marBottom w:val="0"/>
          <w:divBdr>
            <w:top w:val="none" w:sz="0" w:space="0" w:color="auto"/>
            <w:left w:val="none" w:sz="0" w:space="0" w:color="auto"/>
            <w:bottom w:val="none" w:sz="0" w:space="0" w:color="auto"/>
            <w:right w:val="none" w:sz="0" w:space="0" w:color="auto"/>
          </w:divBdr>
        </w:div>
        <w:div w:id="262425313">
          <w:marLeft w:val="0"/>
          <w:marRight w:val="0"/>
          <w:marTop w:val="0"/>
          <w:marBottom w:val="0"/>
          <w:divBdr>
            <w:top w:val="none" w:sz="0" w:space="0" w:color="auto"/>
            <w:left w:val="none" w:sz="0" w:space="0" w:color="auto"/>
            <w:bottom w:val="none" w:sz="0" w:space="0" w:color="auto"/>
            <w:right w:val="none" w:sz="0" w:space="0" w:color="auto"/>
          </w:divBdr>
        </w:div>
        <w:div w:id="672151022">
          <w:marLeft w:val="0"/>
          <w:marRight w:val="0"/>
          <w:marTop w:val="0"/>
          <w:marBottom w:val="0"/>
          <w:divBdr>
            <w:top w:val="none" w:sz="0" w:space="0" w:color="auto"/>
            <w:left w:val="none" w:sz="0" w:space="0" w:color="auto"/>
            <w:bottom w:val="none" w:sz="0" w:space="0" w:color="auto"/>
            <w:right w:val="none" w:sz="0" w:space="0" w:color="auto"/>
          </w:divBdr>
        </w:div>
      </w:divsChild>
    </w:div>
    <w:div w:id="138306320">
      <w:bodyDiv w:val="1"/>
      <w:marLeft w:val="0"/>
      <w:marRight w:val="0"/>
      <w:marTop w:val="0"/>
      <w:marBottom w:val="0"/>
      <w:divBdr>
        <w:top w:val="none" w:sz="0" w:space="0" w:color="auto"/>
        <w:left w:val="none" w:sz="0" w:space="0" w:color="auto"/>
        <w:bottom w:val="none" w:sz="0" w:space="0" w:color="auto"/>
        <w:right w:val="none" w:sz="0" w:space="0" w:color="auto"/>
      </w:divBdr>
    </w:div>
    <w:div w:id="174852200">
      <w:bodyDiv w:val="1"/>
      <w:marLeft w:val="0"/>
      <w:marRight w:val="0"/>
      <w:marTop w:val="0"/>
      <w:marBottom w:val="0"/>
      <w:divBdr>
        <w:top w:val="none" w:sz="0" w:space="0" w:color="auto"/>
        <w:left w:val="none" w:sz="0" w:space="0" w:color="auto"/>
        <w:bottom w:val="none" w:sz="0" w:space="0" w:color="auto"/>
        <w:right w:val="none" w:sz="0" w:space="0" w:color="auto"/>
      </w:divBdr>
    </w:div>
    <w:div w:id="244152995">
      <w:bodyDiv w:val="1"/>
      <w:marLeft w:val="0"/>
      <w:marRight w:val="0"/>
      <w:marTop w:val="0"/>
      <w:marBottom w:val="0"/>
      <w:divBdr>
        <w:top w:val="none" w:sz="0" w:space="0" w:color="auto"/>
        <w:left w:val="none" w:sz="0" w:space="0" w:color="auto"/>
        <w:bottom w:val="none" w:sz="0" w:space="0" w:color="auto"/>
        <w:right w:val="none" w:sz="0" w:space="0" w:color="auto"/>
      </w:divBdr>
    </w:div>
    <w:div w:id="254827538">
      <w:bodyDiv w:val="1"/>
      <w:marLeft w:val="0"/>
      <w:marRight w:val="0"/>
      <w:marTop w:val="0"/>
      <w:marBottom w:val="0"/>
      <w:divBdr>
        <w:top w:val="none" w:sz="0" w:space="0" w:color="auto"/>
        <w:left w:val="none" w:sz="0" w:space="0" w:color="auto"/>
        <w:bottom w:val="none" w:sz="0" w:space="0" w:color="auto"/>
        <w:right w:val="none" w:sz="0" w:space="0" w:color="auto"/>
      </w:divBdr>
    </w:div>
    <w:div w:id="282811742">
      <w:bodyDiv w:val="1"/>
      <w:marLeft w:val="0"/>
      <w:marRight w:val="0"/>
      <w:marTop w:val="0"/>
      <w:marBottom w:val="0"/>
      <w:divBdr>
        <w:top w:val="none" w:sz="0" w:space="0" w:color="auto"/>
        <w:left w:val="none" w:sz="0" w:space="0" w:color="auto"/>
        <w:bottom w:val="none" w:sz="0" w:space="0" w:color="auto"/>
        <w:right w:val="none" w:sz="0" w:space="0" w:color="auto"/>
      </w:divBdr>
    </w:div>
    <w:div w:id="307827220">
      <w:bodyDiv w:val="1"/>
      <w:marLeft w:val="0"/>
      <w:marRight w:val="0"/>
      <w:marTop w:val="0"/>
      <w:marBottom w:val="0"/>
      <w:divBdr>
        <w:top w:val="none" w:sz="0" w:space="0" w:color="auto"/>
        <w:left w:val="none" w:sz="0" w:space="0" w:color="auto"/>
        <w:bottom w:val="none" w:sz="0" w:space="0" w:color="auto"/>
        <w:right w:val="none" w:sz="0" w:space="0" w:color="auto"/>
      </w:divBdr>
    </w:div>
    <w:div w:id="320432900">
      <w:bodyDiv w:val="1"/>
      <w:marLeft w:val="0"/>
      <w:marRight w:val="0"/>
      <w:marTop w:val="0"/>
      <w:marBottom w:val="0"/>
      <w:divBdr>
        <w:top w:val="none" w:sz="0" w:space="0" w:color="auto"/>
        <w:left w:val="none" w:sz="0" w:space="0" w:color="auto"/>
        <w:bottom w:val="none" w:sz="0" w:space="0" w:color="auto"/>
        <w:right w:val="none" w:sz="0" w:space="0" w:color="auto"/>
      </w:divBdr>
    </w:div>
    <w:div w:id="343631262">
      <w:bodyDiv w:val="1"/>
      <w:marLeft w:val="0"/>
      <w:marRight w:val="0"/>
      <w:marTop w:val="0"/>
      <w:marBottom w:val="0"/>
      <w:divBdr>
        <w:top w:val="none" w:sz="0" w:space="0" w:color="auto"/>
        <w:left w:val="none" w:sz="0" w:space="0" w:color="auto"/>
        <w:bottom w:val="none" w:sz="0" w:space="0" w:color="auto"/>
        <w:right w:val="none" w:sz="0" w:space="0" w:color="auto"/>
      </w:divBdr>
    </w:div>
    <w:div w:id="476730982">
      <w:bodyDiv w:val="1"/>
      <w:marLeft w:val="0"/>
      <w:marRight w:val="0"/>
      <w:marTop w:val="0"/>
      <w:marBottom w:val="0"/>
      <w:divBdr>
        <w:top w:val="none" w:sz="0" w:space="0" w:color="auto"/>
        <w:left w:val="none" w:sz="0" w:space="0" w:color="auto"/>
        <w:bottom w:val="none" w:sz="0" w:space="0" w:color="auto"/>
        <w:right w:val="none" w:sz="0" w:space="0" w:color="auto"/>
      </w:divBdr>
    </w:div>
    <w:div w:id="606885605">
      <w:bodyDiv w:val="1"/>
      <w:marLeft w:val="0"/>
      <w:marRight w:val="0"/>
      <w:marTop w:val="0"/>
      <w:marBottom w:val="0"/>
      <w:divBdr>
        <w:top w:val="none" w:sz="0" w:space="0" w:color="auto"/>
        <w:left w:val="none" w:sz="0" w:space="0" w:color="auto"/>
        <w:bottom w:val="none" w:sz="0" w:space="0" w:color="auto"/>
        <w:right w:val="none" w:sz="0" w:space="0" w:color="auto"/>
      </w:divBdr>
    </w:div>
    <w:div w:id="610167952">
      <w:bodyDiv w:val="1"/>
      <w:marLeft w:val="0"/>
      <w:marRight w:val="0"/>
      <w:marTop w:val="0"/>
      <w:marBottom w:val="0"/>
      <w:divBdr>
        <w:top w:val="none" w:sz="0" w:space="0" w:color="auto"/>
        <w:left w:val="none" w:sz="0" w:space="0" w:color="auto"/>
        <w:bottom w:val="none" w:sz="0" w:space="0" w:color="auto"/>
        <w:right w:val="none" w:sz="0" w:space="0" w:color="auto"/>
      </w:divBdr>
    </w:div>
    <w:div w:id="756363678">
      <w:bodyDiv w:val="1"/>
      <w:marLeft w:val="0"/>
      <w:marRight w:val="0"/>
      <w:marTop w:val="0"/>
      <w:marBottom w:val="0"/>
      <w:divBdr>
        <w:top w:val="none" w:sz="0" w:space="0" w:color="auto"/>
        <w:left w:val="none" w:sz="0" w:space="0" w:color="auto"/>
        <w:bottom w:val="none" w:sz="0" w:space="0" w:color="auto"/>
        <w:right w:val="none" w:sz="0" w:space="0" w:color="auto"/>
      </w:divBdr>
    </w:div>
    <w:div w:id="800265317">
      <w:bodyDiv w:val="1"/>
      <w:marLeft w:val="0"/>
      <w:marRight w:val="0"/>
      <w:marTop w:val="0"/>
      <w:marBottom w:val="0"/>
      <w:divBdr>
        <w:top w:val="none" w:sz="0" w:space="0" w:color="auto"/>
        <w:left w:val="none" w:sz="0" w:space="0" w:color="auto"/>
        <w:bottom w:val="none" w:sz="0" w:space="0" w:color="auto"/>
        <w:right w:val="none" w:sz="0" w:space="0" w:color="auto"/>
      </w:divBdr>
    </w:div>
    <w:div w:id="805705011">
      <w:bodyDiv w:val="1"/>
      <w:marLeft w:val="0"/>
      <w:marRight w:val="0"/>
      <w:marTop w:val="0"/>
      <w:marBottom w:val="0"/>
      <w:divBdr>
        <w:top w:val="none" w:sz="0" w:space="0" w:color="auto"/>
        <w:left w:val="none" w:sz="0" w:space="0" w:color="auto"/>
        <w:bottom w:val="none" w:sz="0" w:space="0" w:color="auto"/>
        <w:right w:val="none" w:sz="0" w:space="0" w:color="auto"/>
      </w:divBdr>
    </w:div>
    <w:div w:id="982927992">
      <w:bodyDiv w:val="1"/>
      <w:marLeft w:val="0"/>
      <w:marRight w:val="0"/>
      <w:marTop w:val="0"/>
      <w:marBottom w:val="0"/>
      <w:divBdr>
        <w:top w:val="none" w:sz="0" w:space="0" w:color="auto"/>
        <w:left w:val="none" w:sz="0" w:space="0" w:color="auto"/>
        <w:bottom w:val="none" w:sz="0" w:space="0" w:color="auto"/>
        <w:right w:val="none" w:sz="0" w:space="0" w:color="auto"/>
      </w:divBdr>
    </w:div>
    <w:div w:id="1101796233">
      <w:bodyDiv w:val="1"/>
      <w:marLeft w:val="0"/>
      <w:marRight w:val="0"/>
      <w:marTop w:val="0"/>
      <w:marBottom w:val="0"/>
      <w:divBdr>
        <w:top w:val="none" w:sz="0" w:space="0" w:color="auto"/>
        <w:left w:val="none" w:sz="0" w:space="0" w:color="auto"/>
        <w:bottom w:val="none" w:sz="0" w:space="0" w:color="auto"/>
        <w:right w:val="none" w:sz="0" w:space="0" w:color="auto"/>
      </w:divBdr>
    </w:div>
    <w:div w:id="1126773132">
      <w:bodyDiv w:val="1"/>
      <w:marLeft w:val="0"/>
      <w:marRight w:val="0"/>
      <w:marTop w:val="0"/>
      <w:marBottom w:val="0"/>
      <w:divBdr>
        <w:top w:val="none" w:sz="0" w:space="0" w:color="auto"/>
        <w:left w:val="none" w:sz="0" w:space="0" w:color="auto"/>
        <w:bottom w:val="none" w:sz="0" w:space="0" w:color="auto"/>
        <w:right w:val="none" w:sz="0" w:space="0" w:color="auto"/>
      </w:divBdr>
    </w:div>
    <w:div w:id="1143814877">
      <w:bodyDiv w:val="1"/>
      <w:marLeft w:val="0"/>
      <w:marRight w:val="0"/>
      <w:marTop w:val="0"/>
      <w:marBottom w:val="0"/>
      <w:divBdr>
        <w:top w:val="none" w:sz="0" w:space="0" w:color="auto"/>
        <w:left w:val="none" w:sz="0" w:space="0" w:color="auto"/>
        <w:bottom w:val="none" w:sz="0" w:space="0" w:color="auto"/>
        <w:right w:val="none" w:sz="0" w:space="0" w:color="auto"/>
      </w:divBdr>
    </w:div>
    <w:div w:id="1212108481">
      <w:bodyDiv w:val="1"/>
      <w:marLeft w:val="0"/>
      <w:marRight w:val="0"/>
      <w:marTop w:val="0"/>
      <w:marBottom w:val="0"/>
      <w:divBdr>
        <w:top w:val="none" w:sz="0" w:space="0" w:color="auto"/>
        <w:left w:val="none" w:sz="0" w:space="0" w:color="auto"/>
        <w:bottom w:val="none" w:sz="0" w:space="0" w:color="auto"/>
        <w:right w:val="none" w:sz="0" w:space="0" w:color="auto"/>
      </w:divBdr>
    </w:div>
    <w:div w:id="1235314689">
      <w:bodyDiv w:val="1"/>
      <w:marLeft w:val="0"/>
      <w:marRight w:val="0"/>
      <w:marTop w:val="0"/>
      <w:marBottom w:val="0"/>
      <w:divBdr>
        <w:top w:val="none" w:sz="0" w:space="0" w:color="auto"/>
        <w:left w:val="none" w:sz="0" w:space="0" w:color="auto"/>
        <w:bottom w:val="none" w:sz="0" w:space="0" w:color="auto"/>
        <w:right w:val="none" w:sz="0" w:space="0" w:color="auto"/>
      </w:divBdr>
    </w:div>
    <w:div w:id="1236357760">
      <w:bodyDiv w:val="1"/>
      <w:marLeft w:val="0"/>
      <w:marRight w:val="0"/>
      <w:marTop w:val="0"/>
      <w:marBottom w:val="0"/>
      <w:divBdr>
        <w:top w:val="none" w:sz="0" w:space="0" w:color="auto"/>
        <w:left w:val="none" w:sz="0" w:space="0" w:color="auto"/>
        <w:bottom w:val="none" w:sz="0" w:space="0" w:color="auto"/>
        <w:right w:val="none" w:sz="0" w:space="0" w:color="auto"/>
      </w:divBdr>
    </w:div>
    <w:div w:id="1522668610">
      <w:bodyDiv w:val="1"/>
      <w:marLeft w:val="0"/>
      <w:marRight w:val="0"/>
      <w:marTop w:val="0"/>
      <w:marBottom w:val="0"/>
      <w:divBdr>
        <w:top w:val="none" w:sz="0" w:space="0" w:color="auto"/>
        <w:left w:val="none" w:sz="0" w:space="0" w:color="auto"/>
        <w:bottom w:val="none" w:sz="0" w:space="0" w:color="auto"/>
        <w:right w:val="none" w:sz="0" w:space="0" w:color="auto"/>
      </w:divBdr>
    </w:div>
    <w:div w:id="1588811124">
      <w:bodyDiv w:val="1"/>
      <w:marLeft w:val="0"/>
      <w:marRight w:val="0"/>
      <w:marTop w:val="0"/>
      <w:marBottom w:val="0"/>
      <w:divBdr>
        <w:top w:val="none" w:sz="0" w:space="0" w:color="auto"/>
        <w:left w:val="none" w:sz="0" w:space="0" w:color="auto"/>
        <w:bottom w:val="none" w:sz="0" w:space="0" w:color="auto"/>
        <w:right w:val="none" w:sz="0" w:space="0" w:color="auto"/>
      </w:divBdr>
    </w:div>
    <w:div w:id="1616062084">
      <w:bodyDiv w:val="1"/>
      <w:marLeft w:val="0"/>
      <w:marRight w:val="0"/>
      <w:marTop w:val="0"/>
      <w:marBottom w:val="0"/>
      <w:divBdr>
        <w:top w:val="none" w:sz="0" w:space="0" w:color="auto"/>
        <w:left w:val="none" w:sz="0" w:space="0" w:color="auto"/>
        <w:bottom w:val="none" w:sz="0" w:space="0" w:color="auto"/>
        <w:right w:val="none" w:sz="0" w:space="0" w:color="auto"/>
      </w:divBdr>
    </w:div>
    <w:div w:id="1660957548">
      <w:bodyDiv w:val="1"/>
      <w:marLeft w:val="0"/>
      <w:marRight w:val="0"/>
      <w:marTop w:val="0"/>
      <w:marBottom w:val="0"/>
      <w:divBdr>
        <w:top w:val="none" w:sz="0" w:space="0" w:color="auto"/>
        <w:left w:val="none" w:sz="0" w:space="0" w:color="auto"/>
        <w:bottom w:val="none" w:sz="0" w:space="0" w:color="auto"/>
        <w:right w:val="none" w:sz="0" w:space="0" w:color="auto"/>
      </w:divBdr>
    </w:div>
    <w:div w:id="1661999412">
      <w:bodyDiv w:val="1"/>
      <w:marLeft w:val="0"/>
      <w:marRight w:val="0"/>
      <w:marTop w:val="0"/>
      <w:marBottom w:val="0"/>
      <w:divBdr>
        <w:top w:val="none" w:sz="0" w:space="0" w:color="auto"/>
        <w:left w:val="none" w:sz="0" w:space="0" w:color="auto"/>
        <w:bottom w:val="none" w:sz="0" w:space="0" w:color="auto"/>
        <w:right w:val="none" w:sz="0" w:space="0" w:color="auto"/>
      </w:divBdr>
    </w:div>
    <w:div w:id="1712922182">
      <w:bodyDiv w:val="1"/>
      <w:marLeft w:val="0"/>
      <w:marRight w:val="0"/>
      <w:marTop w:val="0"/>
      <w:marBottom w:val="0"/>
      <w:divBdr>
        <w:top w:val="none" w:sz="0" w:space="0" w:color="auto"/>
        <w:left w:val="none" w:sz="0" w:space="0" w:color="auto"/>
        <w:bottom w:val="none" w:sz="0" w:space="0" w:color="auto"/>
        <w:right w:val="none" w:sz="0" w:space="0" w:color="auto"/>
      </w:divBdr>
    </w:div>
    <w:div w:id="1905019883">
      <w:bodyDiv w:val="1"/>
      <w:marLeft w:val="0"/>
      <w:marRight w:val="0"/>
      <w:marTop w:val="0"/>
      <w:marBottom w:val="0"/>
      <w:divBdr>
        <w:top w:val="none" w:sz="0" w:space="0" w:color="auto"/>
        <w:left w:val="none" w:sz="0" w:space="0" w:color="auto"/>
        <w:bottom w:val="none" w:sz="0" w:space="0" w:color="auto"/>
        <w:right w:val="none" w:sz="0" w:space="0" w:color="auto"/>
      </w:divBdr>
      <w:divsChild>
        <w:div w:id="113401843">
          <w:marLeft w:val="0"/>
          <w:marRight w:val="0"/>
          <w:marTop w:val="0"/>
          <w:marBottom w:val="0"/>
          <w:divBdr>
            <w:top w:val="none" w:sz="0" w:space="0" w:color="auto"/>
            <w:left w:val="none" w:sz="0" w:space="0" w:color="auto"/>
            <w:bottom w:val="none" w:sz="0" w:space="0" w:color="auto"/>
            <w:right w:val="none" w:sz="0" w:space="0" w:color="auto"/>
          </w:divBdr>
        </w:div>
        <w:div w:id="363360316">
          <w:marLeft w:val="0"/>
          <w:marRight w:val="0"/>
          <w:marTop w:val="0"/>
          <w:marBottom w:val="0"/>
          <w:divBdr>
            <w:top w:val="none" w:sz="0" w:space="0" w:color="auto"/>
            <w:left w:val="none" w:sz="0" w:space="0" w:color="auto"/>
            <w:bottom w:val="none" w:sz="0" w:space="0" w:color="auto"/>
            <w:right w:val="none" w:sz="0" w:space="0" w:color="auto"/>
          </w:divBdr>
        </w:div>
        <w:div w:id="1749812729">
          <w:marLeft w:val="0"/>
          <w:marRight w:val="0"/>
          <w:marTop w:val="0"/>
          <w:marBottom w:val="0"/>
          <w:divBdr>
            <w:top w:val="none" w:sz="0" w:space="0" w:color="auto"/>
            <w:left w:val="none" w:sz="0" w:space="0" w:color="auto"/>
            <w:bottom w:val="none" w:sz="0" w:space="0" w:color="auto"/>
            <w:right w:val="none" w:sz="0" w:space="0" w:color="auto"/>
          </w:divBdr>
        </w:div>
        <w:div w:id="468862652">
          <w:marLeft w:val="0"/>
          <w:marRight w:val="0"/>
          <w:marTop w:val="0"/>
          <w:marBottom w:val="0"/>
          <w:divBdr>
            <w:top w:val="none" w:sz="0" w:space="0" w:color="auto"/>
            <w:left w:val="none" w:sz="0" w:space="0" w:color="auto"/>
            <w:bottom w:val="none" w:sz="0" w:space="0" w:color="auto"/>
            <w:right w:val="none" w:sz="0" w:space="0" w:color="auto"/>
          </w:divBdr>
        </w:div>
        <w:div w:id="1229850416">
          <w:marLeft w:val="0"/>
          <w:marRight w:val="0"/>
          <w:marTop w:val="0"/>
          <w:marBottom w:val="0"/>
          <w:divBdr>
            <w:top w:val="none" w:sz="0" w:space="0" w:color="auto"/>
            <w:left w:val="none" w:sz="0" w:space="0" w:color="auto"/>
            <w:bottom w:val="none" w:sz="0" w:space="0" w:color="auto"/>
            <w:right w:val="none" w:sz="0" w:space="0" w:color="auto"/>
          </w:divBdr>
        </w:div>
        <w:div w:id="1411342868">
          <w:marLeft w:val="0"/>
          <w:marRight w:val="0"/>
          <w:marTop w:val="0"/>
          <w:marBottom w:val="0"/>
          <w:divBdr>
            <w:top w:val="none" w:sz="0" w:space="0" w:color="auto"/>
            <w:left w:val="none" w:sz="0" w:space="0" w:color="auto"/>
            <w:bottom w:val="none" w:sz="0" w:space="0" w:color="auto"/>
            <w:right w:val="none" w:sz="0" w:space="0" w:color="auto"/>
          </w:divBdr>
        </w:div>
        <w:div w:id="1332445069">
          <w:marLeft w:val="0"/>
          <w:marRight w:val="0"/>
          <w:marTop w:val="0"/>
          <w:marBottom w:val="0"/>
          <w:divBdr>
            <w:top w:val="none" w:sz="0" w:space="0" w:color="auto"/>
            <w:left w:val="none" w:sz="0" w:space="0" w:color="auto"/>
            <w:bottom w:val="none" w:sz="0" w:space="0" w:color="auto"/>
            <w:right w:val="none" w:sz="0" w:space="0" w:color="auto"/>
          </w:divBdr>
        </w:div>
        <w:div w:id="1729919175">
          <w:marLeft w:val="0"/>
          <w:marRight w:val="0"/>
          <w:marTop w:val="0"/>
          <w:marBottom w:val="0"/>
          <w:divBdr>
            <w:top w:val="none" w:sz="0" w:space="0" w:color="auto"/>
            <w:left w:val="none" w:sz="0" w:space="0" w:color="auto"/>
            <w:bottom w:val="none" w:sz="0" w:space="0" w:color="auto"/>
            <w:right w:val="none" w:sz="0" w:space="0" w:color="auto"/>
          </w:divBdr>
        </w:div>
        <w:div w:id="403339267">
          <w:marLeft w:val="0"/>
          <w:marRight w:val="0"/>
          <w:marTop w:val="0"/>
          <w:marBottom w:val="0"/>
          <w:divBdr>
            <w:top w:val="none" w:sz="0" w:space="0" w:color="auto"/>
            <w:left w:val="none" w:sz="0" w:space="0" w:color="auto"/>
            <w:bottom w:val="none" w:sz="0" w:space="0" w:color="auto"/>
            <w:right w:val="none" w:sz="0" w:space="0" w:color="auto"/>
          </w:divBdr>
        </w:div>
        <w:div w:id="604770884">
          <w:marLeft w:val="0"/>
          <w:marRight w:val="0"/>
          <w:marTop w:val="0"/>
          <w:marBottom w:val="0"/>
          <w:divBdr>
            <w:top w:val="none" w:sz="0" w:space="0" w:color="auto"/>
            <w:left w:val="none" w:sz="0" w:space="0" w:color="auto"/>
            <w:bottom w:val="none" w:sz="0" w:space="0" w:color="auto"/>
            <w:right w:val="none" w:sz="0" w:space="0" w:color="auto"/>
          </w:divBdr>
        </w:div>
        <w:div w:id="1338074048">
          <w:marLeft w:val="0"/>
          <w:marRight w:val="0"/>
          <w:marTop w:val="0"/>
          <w:marBottom w:val="0"/>
          <w:divBdr>
            <w:top w:val="none" w:sz="0" w:space="0" w:color="auto"/>
            <w:left w:val="none" w:sz="0" w:space="0" w:color="auto"/>
            <w:bottom w:val="none" w:sz="0" w:space="0" w:color="auto"/>
            <w:right w:val="none" w:sz="0" w:space="0" w:color="auto"/>
          </w:divBdr>
        </w:div>
        <w:div w:id="1791974949">
          <w:marLeft w:val="0"/>
          <w:marRight w:val="0"/>
          <w:marTop w:val="0"/>
          <w:marBottom w:val="0"/>
          <w:divBdr>
            <w:top w:val="none" w:sz="0" w:space="0" w:color="auto"/>
            <w:left w:val="none" w:sz="0" w:space="0" w:color="auto"/>
            <w:bottom w:val="none" w:sz="0" w:space="0" w:color="auto"/>
            <w:right w:val="none" w:sz="0" w:space="0" w:color="auto"/>
          </w:divBdr>
        </w:div>
        <w:div w:id="1669363184">
          <w:marLeft w:val="0"/>
          <w:marRight w:val="0"/>
          <w:marTop w:val="0"/>
          <w:marBottom w:val="0"/>
          <w:divBdr>
            <w:top w:val="none" w:sz="0" w:space="0" w:color="auto"/>
            <w:left w:val="none" w:sz="0" w:space="0" w:color="auto"/>
            <w:bottom w:val="none" w:sz="0" w:space="0" w:color="auto"/>
            <w:right w:val="none" w:sz="0" w:space="0" w:color="auto"/>
          </w:divBdr>
        </w:div>
        <w:div w:id="386150820">
          <w:marLeft w:val="0"/>
          <w:marRight w:val="0"/>
          <w:marTop w:val="0"/>
          <w:marBottom w:val="0"/>
          <w:divBdr>
            <w:top w:val="none" w:sz="0" w:space="0" w:color="auto"/>
            <w:left w:val="none" w:sz="0" w:space="0" w:color="auto"/>
            <w:bottom w:val="none" w:sz="0" w:space="0" w:color="auto"/>
            <w:right w:val="none" w:sz="0" w:space="0" w:color="auto"/>
          </w:divBdr>
        </w:div>
        <w:div w:id="1938831768">
          <w:marLeft w:val="0"/>
          <w:marRight w:val="0"/>
          <w:marTop w:val="0"/>
          <w:marBottom w:val="0"/>
          <w:divBdr>
            <w:top w:val="none" w:sz="0" w:space="0" w:color="auto"/>
            <w:left w:val="none" w:sz="0" w:space="0" w:color="auto"/>
            <w:bottom w:val="none" w:sz="0" w:space="0" w:color="auto"/>
            <w:right w:val="none" w:sz="0" w:space="0" w:color="auto"/>
          </w:divBdr>
        </w:div>
        <w:div w:id="160967678">
          <w:marLeft w:val="0"/>
          <w:marRight w:val="0"/>
          <w:marTop w:val="0"/>
          <w:marBottom w:val="0"/>
          <w:divBdr>
            <w:top w:val="none" w:sz="0" w:space="0" w:color="auto"/>
            <w:left w:val="none" w:sz="0" w:space="0" w:color="auto"/>
            <w:bottom w:val="none" w:sz="0" w:space="0" w:color="auto"/>
            <w:right w:val="none" w:sz="0" w:space="0" w:color="auto"/>
          </w:divBdr>
        </w:div>
        <w:div w:id="995955718">
          <w:marLeft w:val="0"/>
          <w:marRight w:val="0"/>
          <w:marTop w:val="0"/>
          <w:marBottom w:val="0"/>
          <w:divBdr>
            <w:top w:val="none" w:sz="0" w:space="0" w:color="auto"/>
            <w:left w:val="none" w:sz="0" w:space="0" w:color="auto"/>
            <w:bottom w:val="none" w:sz="0" w:space="0" w:color="auto"/>
            <w:right w:val="none" w:sz="0" w:space="0" w:color="auto"/>
          </w:divBdr>
        </w:div>
        <w:div w:id="676733371">
          <w:marLeft w:val="0"/>
          <w:marRight w:val="0"/>
          <w:marTop w:val="0"/>
          <w:marBottom w:val="0"/>
          <w:divBdr>
            <w:top w:val="none" w:sz="0" w:space="0" w:color="auto"/>
            <w:left w:val="none" w:sz="0" w:space="0" w:color="auto"/>
            <w:bottom w:val="none" w:sz="0" w:space="0" w:color="auto"/>
            <w:right w:val="none" w:sz="0" w:space="0" w:color="auto"/>
          </w:divBdr>
        </w:div>
        <w:div w:id="223609199">
          <w:marLeft w:val="0"/>
          <w:marRight w:val="0"/>
          <w:marTop w:val="0"/>
          <w:marBottom w:val="0"/>
          <w:divBdr>
            <w:top w:val="none" w:sz="0" w:space="0" w:color="auto"/>
            <w:left w:val="none" w:sz="0" w:space="0" w:color="auto"/>
            <w:bottom w:val="none" w:sz="0" w:space="0" w:color="auto"/>
            <w:right w:val="none" w:sz="0" w:space="0" w:color="auto"/>
          </w:divBdr>
        </w:div>
        <w:div w:id="428358068">
          <w:marLeft w:val="0"/>
          <w:marRight w:val="0"/>
          <w:marTop w:val="0"/>
          <w:marBottom w:val="0"/>
          <w:divBdr>
            <w:top w:val="none" w:sz="0" w:space="0" w:color="auto"/>
            <w:left w:val="none" w:sz="0" w:space="0" w:color="auto"/>
            <w:bottom w:val="none" w:sz="0" w:space="0" w:color="auto"/>
            <w:right w:val="none" w:sz="0" w:space="0" w:color="auto"/>
          </w:divBdr>
        </w:div>
        <w:div w:id="1307540952">
          <w:marLeft w:val="0"/>
          <w:marRight w:val="0"/>
          <w:marTop w:val="0"/>
          <w:marBottom w:val="0"/>
          <w:divBdr>
            <w:top w:val="none" w:sz="0" w:space="0" w:color="auto"/>
            <w:left w:val="none" w:sz="0" w:space="0" w:color="auto"/>
            <w:bottom w:val="none" w:sz="0" w:space="0" w:color="auto"/>
            <w:right w:val="none" w:sz="0" w:space="0" w:color="auto"/>
          </w:divBdr>
        </w:div>
        <w:div w:id="1754234180">
          <w:marLeft w:val="0"/>
          <w:marRight w:val="0"/>
          <w:marTop w:val="0"/>
          <w:marBottom w:val="0"/>
          <w:divBdr>
            <w:top w:val="none" w:sz="0" w:space="0" w:color="auto"/>
            <w:left w:val="none" w:sz="0" w:space="0" w:color="auto"/>
            <w:bottom w:val="none" w:sz="0" w:space="0" w:color="auto"/>
            <w:right w:val="none" w:sz="0" w:space="0" w:color="auto"/>
          </w:divBdr>
        </w:div>
        <w:div w:id="1356617600">
          <w:marLeft w:val="0"/>
          <w:marRight w:val="0"/>
          <w:marTop w:val="0"/>
          <w:marBottom w:val="0"/>
          <w:divBdr>
            <w:top w:val="none" w:sz="0" w:space="0" w:color="auto"/>
            <w:left w:val="none" w:sz="0" w:space="0" w:color="auto"/>
            <w:bottom w:val="none" w:sz="0" w:space="0" w:color="auto"/>
            <w:right w:val="none" w:sz="0" w:space="0" w:color="auto"/>
          </w:divBdr>
        </w:div>
      </w:divsChild>
    </w:div>
    <w:div w:id="1940530303">
      <w:bodyDiv w:val="1"/>
      <w:marLeft w:val="0"/>
      <w:marRight w:val="0"/>
      <w:marTop w:val="0"/>
      <w:marBottom w:val="0"/>
      <w:divBdr>
        <w:top w:val="none" w:sz="0" w:space="0" w:color="auto"/>
        <w:left w:val="none" w:sz="0" w:space="0" w:color="auto"/>
        <w:bottom w:val="none" w:sz="0" w:space="0" w:color="auto"/>
        <w:right w:val="none" w:sz="0" w:space="0" w:color="auto"/>
      </w:divBdr>
    </w:div>
    <w:div w:id="1973633429">
      <w:bodyDiv w:val="1"/>
      <w:marLeft w:val="0"/>
      <w:marRight w:val="0"/>
      <w:marTop w:val="0"/>
      <w:marBottom w:val="0"/>
      <w:divBdr>
        <w:top w:val="none" w:sz="0" w:space="0" w:color="auto"/>
        <w:left w:val="none" w:sz="0" w:space="0" w:color="auto"/>
        <w:bottom w:val="none" w:sz="0" w:space="0" w:color="auto"/>
        <w:right w:val="none" w:sz="0" w:space="0" w:color="auto"/>
      </w:divBdr>
    </w:div>
    <w:div w:id="2123304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hyperlink" Target="http://www.nps.gov/moja/learn/nature/upload/201204MOJAscience.pdf" TargetMode="External"/><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tiff"/><Relationship Id="rId10"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4E6818-FAC0-AD4A-93B1-442E5676E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1529</TotalTime>
  <Pages>33</Pages>
  <Words>21956</Words>
  <Characters>125150</Characters>
  <Application>Microsoft Macintosh Word</Application>
  <DocSecurity>0</DocSecurity>
  <Lines>1042</Lines>
  <Paragraphs>293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146813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dc:creator>
  <cp:keywords/>
  <dc:description/>
  <cp:lastModifiedBy>zenrunner</cp:lastModifiedBy>
  <cp:revision>242</cp:revision>
  <dcterms:created xsi:type="dcterms:W3CDTF">2019-01-17T19:00:00Z</dcterms:created>
  <dcterms:modified xsi:type="dcterms:W3CDTF">2019-02-13T22:39:00Z</dcterms:modified>
</cp:coreProperties>
</file>